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9A91C8" w14:textId="77777777" w:rsidR="00E369F5" w:rsidRPr="00E369F5" w:rsidRDefault="00E369F5" w:rsidP="00E369F5">
      <w:pPr>
        <w:spacing w:before="100" w:beforeAutospacing="1" w:after="100" w:afterAutospacing="1" w:line="240" w:lineRule="auto"/>
        <w:outlineLvl w:val="0"/>
        <w:rPr>
          <w:rFonts w:eastAsia="Times New Roman" w:cs="Open Sans Light"/>
          <w:b/>
          <w:bCs/>
          <w:kern w:val="36"/>
          <w:sz w:val="48"/>
          <w:szCs w:val="48"/>
        </w:rPr>
      </w:pPr>
      <w:r w:rsidRPr="00E369F5">
        <w:rPr>
          <w:rFonts w:eastAsia="Times New Roman" w:cs="Open Sans Light"/>
          <w:b/>
          <w:bCs/>
          <w:kern w:val="36"/>
          <w:sz w:val="48"/>
          <w:szCs w:val="48"/>
        </w:rPr>
        <w:t xml:space="preserve">Installation </w:t>
      </w:r>
    </w:p>
    <w:p w14:paraId="16D78F62"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b/>
          <w:bCs/>
          <w:szCs w:val="24"/>
        </w:rPr>
        <w:t>Audience:</w:t>
      </w:r>
      <w:r w:rsidRPr="00E369F5">
        <w:rPr>
          <w:rFonts w:eastAsia="Times New Roman" w:cs="Open Sans Light"/>
          <w:szCs w:val="24"/>
        </w:rPr>
        <w:t xml:space="preserve"> Customers who want to install the Pentaho Suite for evaluation purposes or for production use.</w:t>
      </w:r>
    </w:p>
    <w:p w14:paraId="66A46177"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 xml:space="preserve">There are several different methods for installing the Pentaho Suite. This article helps you decide which method is best for you. The Pentaho Suite consists of </w:t>
      </w:r>
      <w:ins w:id="0" w:author="David Coverston" w:date="2016-12-06T13:39:00Z">
        <w:r w:rsidR="00BC28AE" w:rsidRPr="00BC28AE">
          <w:rPr>
            <w:rFonts w:eastAsia="Times New Roman" w:cs="Open Sans Light"/>
            <w:szCs w:val="24"/>
          </w:rPr>
          <w:t xml:space="preserve">the </w:t>
        </w:r>
      </w:ins>
      <w:ins w:id="1" w:author="David Coverston" w:date="2016-12-06T13:40:00Z">
        <w:r w:rsidR="00BC28AE">
          <w:rPr>
            <w:rFonts w:eastAsia="Times New Roman" w:cs="Open Sans Light"/>
            <w:szCs w:val="24"/>
          </w:rPr>
          <w:t xml:space="preserve">Pentaho </w:t>
        </w:r>
      </w:ins>
      <w:ins w:id="2" w:author="David Coverston" w:date="2016-12-06T13:39:00Z">
        <w:r w:rsidR="00BC28AE" w:rsidRPr="00BC28AE">
          <w:rPr>
            <w:rFonts w:eastAsia="Times New Roman" w:cs="Open Sans Light"/>
            <w:szCs w:val="24"/>
          </w:rPr>
          <w:t>Server and client design tools</w:t>
        </w:r>
      </w:ins>
      <w:del w:id="3" w:author="David Coverston" w:date="2016-12-06T13:39:00Z">
        <w:r w:rsidRPr="00E369F5" w:rsidDel="00BC28AE">
          <w:rPr>
            <w:rFonts w:eastAsia="Times New Roman" w:cs="Open Sans Light"/>
            <w:szCs w:val="24"/>
          </w:rPr>
          <w:delText>Business Analytics (BA) and Data Integration (DI) components</w:delText>
        </w:r>
      </w:del>
      <w:r w:rsidRPr="00E369F5">
        <w:rPr>
          <w:rFonts w:eastAsia="Times New Roman" w:cs="Open Sans Light"/>
          <w:szCs w:val="24"/>
        </w:rPr>
        <w:t xml:space="preserve">. If you want to install </w:t>
      </w:r>
      <w:del w:id="4" w:author="David Coverston" w:date="2016-12-06T13:44:00Z">
        <w:r w:rsidRPr="00E369F5" w:rsidDel="00BC28AE">
          <w:rPr>
            <w:rFonts w:eastAsia="Times New Roman" w:cs="Open Sans Light"/>
            <w:szCs w:val="24"/>
          </w:rPr>
          <w:delText xml:space="preserve">BA or DI components </w:delText>
        </w:r>
      </w:del>
      <w:ins w:id="5" w:author="David Coverston" w:date="2016-12-06T13:44:00Z">
        <w:r w:rsidR="00BC28AE">
          <w:rPr>
            <w:rFonts w:eastAsia="Times New Roman" w:cs="Open Sans Light"/>
            <w:szCs w:val="24"/>
          </w:rPr>
          <w:t xml:space="preserve">the design tools only, </w:t>
        </w:r>
      </w:ins>
      <w:del w:id="6" w:author="David Coverston" w:date="2016-12-06T13:44:00Z">
        <w:r w:rsidRPr="00E369F5" w:rsidDel="00BC28AE">
          <w:rPr>
            <w:rFonts w:eastAsia="Times New Roman" w:cs="Open Sans Light"/>
            <w:szCs w:val="24"/>
          </w:rPr>
          <w:delText xml:space="preserve">only, </w:delText>
        </w:r>
      </w:del>
      <w:r w:rsidRPr="00E369F5">
        <w:rPr>
          <w:rFonts w:eastAsia="Times New Roman" w:cs="Open Sans Light"/>
          <w:szCs w:val="24"/>
        </w:rPr>
        <w:t xml:space="preserve">see </w:t>
      </w:r>
      <w:hyperlink r:id="rId6" w:tooltip="Install the Pentaho Client Tools" w:history="1">
        <w:r w:rsidRPr="00E369F5">
          <w:rPr>
            <w:rFonts w:eastAsia="Times New Roman" w:cs="Open Sans Light"/>
            <w:color w:val="0000FF"/>
            <w:szCs w:val="24"/>
            <w:u w:val="single"/>
          </w:rPr>
          <w:t>Install the Pentaho Client Tools</w:t>
        </w:r>
      </w:hyperlink>
      <w:r w:rsidRPr="00E369F5">
        <w:rPr>
          <w:rFonts w:eastAsia="Times New Roman" w:cs="Open Sans Light"/>
          <w:szCs w:val="24"/>
        </w:rPr>
        <w:t xml:space="preserve">. If you want to upgrade your current version of the </w:t>
      </w:r>
      <w:ins w:id="7" w:author="David Coverston" w:date="2016-12-06T13:45:00Z">
        <w:r w:rsidR="00BC28AE" w:rsidRPr="00BC28AE">
          <w:rPr>
            <w:rFonts w:eastAsia="Times New Roman" w:cs="Open Sans Light"/>
            <w:szCs w:val="24"/>
          </w:rPr>
          <w:t xml:space="preserve">Business Analytics (BA) or Data Integration (DI) Server </w:t>
        </w:r>
      </w:ins>
      <w:del w:id="8" w:author="David Coverston" w:date="2016-12-06T13:45:00Z">
        <w:r w:rsidRPr="00E369F5" w:rsidDel="00BC28AE">
          <w:rPr>
            <w:rFonts w:eastAsia="Times New Roman" w:cs="Open Sans Light"/>
            <w:szCs w:val="24"/>
          </w:rPr>
          <w:delText xml:space="preserve">BA or DI components </w:delText>
        </w:r>
      </w:del>
      <w:r w:rsidRPr="00E369F5">
        <w:rPr>
          <w:rFonts w:eastAsia="Times New Roman" w:cs="Open Sans Light"/>
          <w:szCs w:val="24"/>
        </w:rPr>
        <w:t xml:space="preserve">to the newest version, see </w:t>
      </w:r>
      <w:hyperlink r:id="rId7" w:tooltip="Upgrade" w:history="1">
        <w:r w:rsidRPr="00E369F5">
          <w:rPr>
            <w:rFonts w:eastAsia="Times New Roman" w:cs="Open Sans Light"/>
            <w:color w:val="0000FF"/>
            <w:szCs w:val="24"/>
            <w:u w:val="single"/>
          </w:rPr>
          <w:t>Upgrade BA and DI</w:t>
        </w:r>
      </w:hyperlink>
      <w:r w:rsidRPr="00E369F5">
        <w:rPr>
          <w:rFonts w:eastAsia="Times New Roman" w:cs="Open Sans Light"/>
          <w:szCs w:val="24"/>
        </w:rPr>
        <w:t>.</w:t>
      </w:r>
    </w:p>
    <w:p w14:paraId="4B3BFB48" w14:textId="77777777" w:rsidR="00E369F5" w:rsidRPr="00E369F5" w:rsidRDefault="00E369F5" w:rsidP="00E369F5">
      <w:pPr>
        <w:spacing w:before="100" w:beforeAutospacing="1" w:after="100" w:afterAutospacing="1" w:line="240" w:lineRule="auto"/>
        <w:outlineLvl w:val="1"/>
        <w:rPr>
          <w:rFonts w:eastAsia="Times New Roman" w:cs="Open Sans Light"/>
          <w:b/>
          <w:bCs/>
          <w:sz w:val="36"/>
          <w:szCs w:val="36"/>
        </w:rPr>
      </w:pPr>
      <w:r w:rsidRPr="00E369F5">
        <w:rPr>
          <w:rFonts w:eastAsia="Times New Roman" w:cs="Open Sans Light"/>
          <w:b/>
          <w:bCs/>
          <w:sz w:val="36"/>
          <w:szCs w:val="36"/>
        </w:rPr>
        <w:t xml:space="preserve">About the Pentaho Suite Components </w:t>
      </w:r>
    </w:p>
    <w:p w14:paraId="5723C5F5"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The Pentaho Suite consists of the Pentaho Server, BA components (reporting and analysis tools), and DI components (PDI, Big Data plugins, and modeling tools). The Pentaho Suite contains the Pentaho Repository, which stores schedule, report, and other data needed for Pentaho to run properly. The Pentaho Suite is configured so that the Pentaho Repository runs on PostgreSQL. The database that houses the Pentaho Repository is different than the database that houses your data. The Pentaho Suite is configured so that the Pentaho Server is deployed on a version of the Tomcat web application server, which we supply.</w:t>
      </w:r>
    </w:p>
    <w:p w14:paraId="126E28D0" w14:textId="77777777" w:rsidR="00E369F5" w:rsidRPr="00E369F5" w:rsidRDefault="00E369F5" w:rsidP="00E369F5">
      <w:pPr>
        <w:spacing w:before="100" w:beforeAutospacing="1" w:after="100" w:afterAutospacing="1" w:line="240" w:lineRule="auto"/>
        <w:outlineLvl w:val="2"/>
        <w:rPr>
          <w:rFonts w:eastAsia="Times New Roman" w:cs="Open Sans Light"/>
          <w:b/>
          <w:bCs/>
          <w:sz w:val="27"/>
          <w:szCs w:val="27"/>
        </w:rPr>
      </w:pPr>
      <w:r w:rsidRPr="00E369F5">
        <w:rPr>
          <w:rFonts w:eastAsia="Times New Roman" w:cs="Open Sans Light"/>
          <w:b/>
          <w:bCs/>
          <w:sz w:val="27"/>
          <w:szCs w:val="27"/>
        </w:rPr>
        <w:t xml:space="preserve">Pentaho Server </w:t>
      </w:r>
    </w:p>
    <w:p w14:paraId="2720811D"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The Pentaho Server hosts Pentaho-created and user-created content. It is a core component for executing data integration transformations and jobs using the Pentaho Data Integration (PDI) Engine. It allows you to manage users and roles (default security) or integrate security to your existing security provider such as LDAP or Active Directory.</w:t>
      </w:r>
    </w:p>
    <w:p w14:paraId="25060F4D"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For Business Analytics users, the Pentaho Server is bundled with the Pentaho User Console (PUC), a web-based interface which allows you to administer the server. PUC also allows you to create business analytics content, display and schedule reports using a web-based interface, and manage Pentaho security. The following Business Analytics plugins are available through PUC:</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00" w:firstRow="0" w:lastRow="0" w:firstColumn="0" w:lastColumn="0" w:noHBand="0" w:noVBand="1"/>
      </w:tblPr>
      <w:tblGrid>
        <w:gridCol w:w="1908"/>
        <w:gridCol w:w="7436"/>
      </w:tblGrid>
      <w:tr w:rsidR="00E369F5" w:rsidRPr="00E369F5" w14:paraId="74223845" w14:textId="77777777" w:rsidTr="001E077F">
        <w:trPr>
          <w:tblHeader/>
          <w:tblCellSpacing w:w="7" w:type="dxa"/>
        </w:trPr>
        <w:tc>
          <w:tcPr>
            <w:tcW w:w="2610" w:type="dxa"/>
            <w:tcBorders>
              <w:top w:val="outset" w:sz="6" w:space="0" w:color="auto"/>
              <w:left w:val="outset" w:sz="6" w:space="0" w:color="auto"/>
              <w:bottom w:val="outset" w:sz="6" w:space="0" w:color="auto"/>
              <w:right w:val="outset" w:sz="6" w:space="0" w:color="auto"/>
            </w:tcBorders>
            <w:shd w:val="pct15" w:color="auto" w:fill="auto"/>
            <w:vAlign w:val="center"/>
            <w:hideMark/>
          </w:tcPr>
          <w:p w14:paraId="7485C7AC" w14:textId="77777777" w:rsidR="00E369F5" w:rsidRPr="00E369F5" w:rsidRDefault="00E369F5" w:rsidP="00E369F5">
            <w:pPr>
              <w:spacing w:after="0" w:line="240" w:lineRule="auto"/>
              <w:jc w:val="center"/>
              <w:rPr>
                <w:rFonts w:ascii="Times New Roman" w:eastAsia="Times New Roman" w:hAnsi="Times New Roman" w:cs="Times New Roman"/>
                <w:b/>
                <w:bCs/>
                <w:szCs w:val="24"/>
              </w:rPr>
            </w:pPr>
            <w:r w:rsidRPr="00E369F5">
              <w:rPr>
                <w:rFonts w:eastAsia="Times New Roman" w:cs="Open Sans Light"/>
                <w:b/>
                <w:bCs/>
                <w:szCs w:val="24"/>
              </w:rPr>
              <w:lastRenderedPageBreak/>
              <w:t>Plugin Name</w:t>
            </w:r>
          </w:p>
        </w:tc>
        <w:tc>
          <w:tcPr>
            <w:tcW w:w="13905" w:type="dxa"/>
            <w:tcBorders>
              <w:top w:val="outset" w:sz="6" w:space="0" w:color="auto"/>
              <w:left w:val="outset" w:sz="6" w:space="0" w:color="auto"/>
              <w:bottom w:val="outset" w:sz="6" w:space="0" w:color="auto"/>
              <w:right w:val="outset" w:sz="6" w:space="0" w:color="auto"/>
            </w:tcBorders>
            <w:shd w:val="pct15" w:color="auto" w:fill="auto"/>
            <w:vAlign w:val="center"/>
            <w:hideMark/>
          </w:tcPr>
          <w:p w14:paraId="4B4A155C" w14:textId="77777777" w:rsidR="00E369F5" w:rsidRPr="00E369F5" w:rsidRDefault="00E369F5" w:rsidP="00E369F5">
            <w:pPr>
              <w:spacing w:after="0" w:line="240" w:lineRule="auto"/>
              <w:jc w:val="center"/>
              <w:rPr>
                <w:rFonts w:ascii="Times New Roman" w:eastAsia="Times New Roman" w:hAnsi="Times New Roman" w:cs="Times New Roman"/>
                <w:b/>
                <w:bCs/>
                <w:szCs w:val="24"/>
              </w:rPr>
            </w:pPr>
            <w:r w:rsidRPr="00E369F5">
              <w:rPr>
                <w:rFonts w:eastAsia="Times New Roman" w:cs="Open Sans Light"/>
                <w:b/>
                <w:bCs/>
                <w:szCs w:val="24"/>
              </w:rPr>
              <w:t>Description</w:t>
            </w:r>
          </w:p>
        </w:tc>
      </w:tr>
      <w:tr w:rsidR="00E369F5" w:rsidRPr="00E369F5" w14:paraId="37B98835" w14:textId="77777777" w:rsidTr="001E077F">
        <w:trPr>
          <w:tblCellSpacing w:w="7" w:type="dxa"/>
        </w:trPr>
        <w:tc>
          <w:tcPr>
            <w:tcW w:w="26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FD5A4B4"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Analyzer</w:t>
            </w:r>
          </w:p>
        </w:tc>
        <w:tc>
          <w:tcPr>
            <w:tcW w:w="1390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1C6E20"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Helps you filter and visualize data to make informed business decisions.</w:t>
            </w:r>
          </w:p>
        </w:tc>
      </w:tr>
      <w:tr w:rsidR="00E369F5" w:rsidRPr="00E369F5" w14:paraId="55BAB8D0" w14:textId="77777777" w:rsidTr="001E077F">
        <w:trPr>
          <w:tblCellSpacing w:w="7" w:type="dxa"/>
        </w:trPr>
        <w:tc>
          <w:tcPr>
            <w:tcW w:w="2610" w:type="dxa"/>
            <w:tcBorders>
              <w:top w:val="outset" w:sz="6" w:space="0" w:color="auto"/>
              <w:left w:val="outset" w:sz="6" w:space="0" w:color="auto"/>
              <w:bottom w:val="outset" w:sz="6" w:space="0" w:color="auto"/>
              <w:right w:val="outset" w:sz="6" w:space="0" w:color="auto"/>
            </w:tcBorders>
            <w:shd w:val="pct15" w:color="auto" w:fill="auto"/>
            <w:vAlign w:val="center"/>
            <w:hideMark/>
          </w:tcPr>
          <w:p w14:paraId="63AB3723"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Interactive Reports</w:t>
            </w:r>
          </w:p>
        </w:tc>
        <w:tc>
          <w:tcPr>
            <w:tcW w:w="13905" w:type="dxa"/>
            <w:tcBorders>
              <w:top w:val="outset" w:sz="6" w:space="0" w:color="auto"/>
              <w:left w:val="outset" w:sz="6" w:space="0" w:color="auto"/>
              <w:bottom w:val="outset" w:sz="6" w:space="0" w:color="auto"/>
              <w:right w:val="outset" w:sz="6" w:space="0" w:color="auto"/>
            </w:tcBorders>
            <w:shd w:val="pct15" w:color="auto" w:fill="auto"/>
            <w:vAlign w:val="center"/>
            <w:hideMark/>
          </w:tcPr>
          <w:p w14:paraId="3A6F2A68"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Creates template-based, on-demand reports in an intuitive, drag-and-drop environment.</w:t>
            </w:r>
          </w:p>
        </w:tc>
      </w:tr>
      <w:tr w:rsidR="00E369F5" w:rsidRPr="00E369F5" w14:paraId="7441FF3E" w14:textId="77777777" w:rsidTr="001E077F">
        <w:trPr>
          <w:tblCellSpacing w:w="7" w:type="dxa"/>
        </w:trPr>
        <w:tc>
          <w:tcPr>
            <w:tcW w:w="26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50E604"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Dashboard Designer</w:t>
            </w:r>
          </w:p>
        </w:tc>
        <w:tc>
          <w:tcPr>
            <w:tcW w:w="1390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951B37"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Allows you to create a dashboard from Interactive and Analyzer reports. You can also include charts, data tables, and URLs to web pages that you want to display.</w:t>
            </w:r>
          </w:p>
        </w:tc>
      </w:tr>
      <w:tr w:rsidR="00E369F5" w:rsidRPr="00E369F5" w14:paraId="50583990" w14:textId="77777777" w:rsidTr="001E077F">
        <w:trPr>
          <w:tblCellSpacing w:w="7" w:type="dxa"/>
        </w:trPr>
        <w:tc>
          <w:tcPr>
            <w:tcW w:w="2610" w:type="dxa"/>
            <w:tcBorders>
              <w:top w:val="outset" w:sz="6" w:space="0" w:color="auto"/>
              <w:left w:val="outset" w:sz="6" w:space="0" w:color="auto"/>
              <w:bottom w:val="outset" w:sz="6" w:space="0" w:color="auto"/>
              <w:right w:val="outset" w:sz="6" w:space="0" w:color="auto"/>
            </w:tcBorders>
            <w:shd w:val="pct15" w:color="auto" w:fill="auto"/>
            <w:vAlign w:val="center"/>
            <w:hideMark/>
          </w:tcPr>
          <w:p w14:paraId="22E9EDE1"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Mobile</w:t>
            </w:r>
          </w:p>
        </w:tc>
        <w:tc>
          <w:tcPr>
            <w:tcW w:w="13905" w:type="dxa"/>
            <w:tcBorders>
              <w:top w:val="outset" w:sz="6" w:space="0" w:color="auto"/>
              <w:left w:val="outset" w:sz="6" w:space="0" w:color="auto"/>
              <w:bottom w:val="outset" w:sz="6" w:space="0" w:color="auto"/>
              <w:right w:val="outset" w:sz="6" w:space="0" w:color="auto"/>
            </w:tcBorders>
            <w:shd w:val="pct15" w:color="auto" w:fill="auto"/>
            <w:vAlign w:val="center"/>
            <w:hideMark/>
          </w:tcPr>
          <w:p w14:paraId="03578A10" w14:textId="77777777" w:rsidR="00E369F5" w:rsidRPr="00E369F5" w:rsidRDefault="00E369F5" w:rsidP="00E369F5">
            <w:pPr>
              <w:spacing w:after="0" w:line="240" w:lineRule="auto"/>
              <w:rPr>
                <w:rFonts w:eastAsia="Times New Roman" w:cs="Open Sans Light"/>
                <w:szCs w:val="24"/>
              </w:rPr>
            </w:pPr>
            <w:r w:rsidRPr="00E369F5">
              <w:rPr>
                <w:rFonts w:eastAsia="Times New Roman" w:cs="Open Sans Light"/>
                <w:szCs w:val="24"/>
              </w:rPr>
              <w:t>Allows you to run and view content on a mobile platform.</w:t>
            </w:r>
          </w:p>
        </w:tc>
      </w:tr>
    </w:tbl>
    <w:p w14:paraId="63A53A87"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For PDI, the Pentaho Server provides the ability to centrally store and manage your data integration transformations and jobs. It also provides the services allowing you to schedule and monitor scheduled activities, which are accessed from the PDI client (also known as Spoon).</w:t>
      </w:r>
    </w:p>
    <w:p w14:paraId="54C3387D" w14:textId="77777777" w:rsidR="00E369F5" w:rsidRPr="00E369F5" w:rsidRDefault="00E369F5" w:rsidP="00E369F5">
      <w:pPr>
        <w:spacing w:before="100" w:beforeAutospacing="1" w:after="100" w:afterAutospacing="1" w:line="240" w:lineRule="auto"/>
        <w:outlineLvl w:val="2"/>
        <w:rPr>
          <w:rFonts w:eastAsia="Times New Roman" w:cs="Open Sans Light"/>
          <w:b/>
          <w:bCs/>
          <w:sz w:val="27"/>
          <w:szCs w:val="27"/>
        </w:rPr>
      </w:pPr>
      <w:r w:rsidRPr="00E369F5">
        <w:rPr>
          <w:rFonts w:eastAsia="Times New Roman" w:cs="Open Sans Light"/>
          <w:b/>
          <w:bCs/>
          <w:sz w:val="27"/>
          <w:szCs w:val="27"/>
        </w:rPr>
        <w:t xml:space="preserve">BA Components </w:t>
      </w:r>
    </w:p>
    <w:p w14:paraId="605AFF61"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The BA components consist of the following set of design tools which work with the Pentaho Server: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471"/>
        <w:gridCol w:w="7873"/>
      </w:tblGrid>
      <w:tr w:rsidR="00E369F5" w:rsidRPr="00E369F5" w14:paraId="6B31AEEB" w14:textId="77777777" w:rsidTr="001E077F">
        <w:trPr>
          <w:tblHeader/>
          <w:tblCellSpacing w:w="0" w:type="dxa"/>
        </w:trPr>
        <w:tc>
          <w:tcPr>
            <w:tcW w:w="700" w:type="pct"/>
            <w:tcBorders>
              <w:top w:val="outset" w:sz="6" w:space="0" w:color="auto"/>
              <w:left w:val="outset" w:sz="6" w:space="0" w:color="auto"/>
              <w:bottom w:val="outset" w:sz="6" w:space="0" w:color="auto"/>
              <w:right w:val="outset" w:sz="6" w:space="0" w:color="auto"/>
            </w:tcBorders>
            <w:shd w:val="pct15" w:color="auto" w:fill="auto"/>
            <w:hideMark/>
          </w:tcPr>
          <w:p w14:paraId="1E0422A1" w14:textId="77777777" w:rsidR="00E369F5" w:rsidRPr="00E369F5" w:rsidRDefault="00E369F5" w:rsidP="00E369F5">
            <w:pPr>
              <w:spacing w:before="100" w:beforeAutospacing="1" w:after="100" w:afterAutospacing="1" w:line="240" w:lineRule="auto"/>
              <w:jc w:val="center"/>
              <w:rPr>
                <w:rFonts w:ascii="Times New Roman" w:eastAsia="Times New Roman" w:hAnsi="Times New Roman" w:cs="Times New Roman"/>
                <w:b/>
                <w:bCs/>
                <w:szCs w:val="24"/>
              </w:rPr>
            </w:pPr>
            <w:r w:rsidRPr="00E369F5">
              <w:rPr>
                <w:rFonts w:eastAsia="Times New Roman" w:cs="Open Sans Light"/>
                <w:b/>
                <w:bCs/>
                <w:szCs w:val="24"/>
              </w:rPr>
              <w:t>Design Tool Name</w:t>
            </w:r>
          </w:p>
        </w:tc>
        <w:tc>
          <w:tcPr>
            <w:tcW w:w="3750" w:type="pct"/>
            <w:tcBorders>
              <w:top w:val="outset" w:sz="6" w:space="0" w:color="auto"/>
              <w:left w:val="outset" w:sz="6" w:space="0" w:color="auto"/>
              <w:bottom w:val="outset" w:sz="6" w:space="0" w:color="auto"/>
              <w:right w:val="outset" w:sz="6" w:space="0" w:color="auto"/>
            </w:tcBorders>
            <w:shd w:val="pct15" w:color="auto" w:fill="auto"/>
            <w:hideMark/>
          </w:tcPr>
          <w:p w14:paraId="1FB12DAB" w14:textId="77777777" w:rsidR="00E369F5" w:rsidRPr="00E369F5" w:rsidRDefault="00E369F5" w:rsidP="00E369F5">
            <w:pPr>
              <w:spacing w:before="100" w:beforeAutospacing="1" w:after="100" w:afterAutospacing="1" w:line="240" w:lineRule="auto"/>
              <w:jc w:val="center"/>
              <w:rPr>
                <w:rFonts w:ascii="Times New Roman" w:eastAsia="Times New Roman" w:hAnsi="Times New Roman" w:cs="Times New Roman"/>
                <w:b/>
                <w:bCs/>
                <w:szCs w:val="24"/>
              </w:rPr>
            </w:pPr>
            <w:r w:rsidRPr="00E369F5">
              <w:rPr>
                <w:rFonts w:eastAsia="Times New Roman" w:cs="Open Sans Light"/>
                <w:b/>
                <w:bCs/>
                <w:szCs w:val="24"/>
              </w:rPr>
              <w:t>Description</w:t>
            </w:r>
          </w:p>
        </w:tc>
      </w:tr>
      <w:tr w:rsidR="00E369F5" w:rsidRPr="00E369F5" w14:paraId="1158B8D3" w14:textId="77777777" w:rsidTr="001E077F">
        <w:trPr>
          <w:tblCellSpacing w:w="0" w:type="dxa"/>
        </w:trPr>
        <w:tc>
          <w:tcPr>
            <w:tcW w:w="700" w:type="pct"/>
            <w:tcBorders>
              <w:top w:val="outset" w:sz="6" w:space="0" w:color="auto"/>
              <w:left w:val="outset" w:sz="6" w:space="0" w:color="auto"/>
              <w:bottom w:val="outset" w:sz="6" w:space="0" w:color="auto"/>
              <w:right w:val="outset" w:sz="6" w:space="0" w:color="auto"/>
            </w:tcBorders>
            <w:shd w:val="clear" w:color="auto" w:fill="auto"/>
            <w:hideMark/>
          </w:tcPr>
          <w:p w14:paraId="6C10573E"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Aggregation Designer</w:t>
            </w:r>
          </w:p>
        </w:tc>
        <w:tc>
          <w:tcPr>
            <w:tcW w:w="3750" w:type="pct"/>
            <w:tcBorders>
              <w:top w:val="outset" w:sz="6" w:space="0" w:color="auto"/>
              <w:left w:val="outset" w:sz="6" w:space="0" w:color="auto"/>
              <w:bottom w:val="outset" w:sz="6" w:space="0" w:color="auto"/>
              <w:right w:val="outset" w:sz="6" w:space="0" w:color="auto"/>
            </w:tcBorders>
            <w:shd w:val="clear" w:color="auto" w:fill="auto"/>
            <w:hideMark/>
          </w:tcPr>
          <w:p w14:paraId="49EFD8B0"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Provides you with a simple interface that allows you to create aggregate tables from levels within the dimensions you specify. Based on these selections, the Aggregation Designer generates the Data Definition Language (DDL) for creating the aggregate tables, the Data Manipulation Language (DML) for populating them, and an updated Mondrian schema which references the new aggregate tables.</w:t>
            </w:r>
          </w:p>
        </w:tc>
      </w:tr>
      <w:tr w:rsidR="00E369F5" w:rsidRPr="00E369F5" w14:paraId="08D69F8D" w14:textId="77777777" w:rsidTr="001E077F">
        <w:trPr>
          <w:tblCellSpacing w:w="0" w:type="dxa"/>
        </w:trPr>
        <w:tc>
          <w:tcPr>
            <w:tcW w:w="700" w:type="pct"/>
            <w:tcBorders>
              <w:top w:val="outset" w:sz="6" w:space="0" w:color="auto"/>
              <w:left w:val="outset" w:sz="6" w:space="0" w:color="auto"/>
              <w:bottom w:val="outset" w:sz="6" w:space="0" w:color="auto"/>
              <w:right w:val="outset" w:sz="6" w:space="0" w:color="auto"/>
            </w:tcBorders>
            <w:shd w:val="pct15" w:color="auto" w:fill="auto"/>
            <w:hideMark/>
          </w:tcPr>
          <w:p w14:paraId="13B724D0"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Metadata Editor</w:t>
            </w:r>
          </w:p>
        </w:tc>
        <w:tc>
          <w:tcPr>
            <w:tcW w:w="3750" w:type="pct"/>
            <w:tcBorders>
              <w:top w:val="outset" w:sz="6" w:space="0" w:color="auto"/>
              <w:left w:val="outset" w:sz="6" w:space="0" w:color="auto"/>
              <w:bottom w:val="outset" w:sz="6" w:space="0" w:color="auto"/>
              <w:right w:val="outset" w:sz="6" w:space="0" w:color="auto"/>
            </w:tcBorders>
            <w:shd w:val="pct15" w:color="auto" w:fill="auto"/>
            <w:hideMark/>
          </w:tcPr>
          <w:p w14:paraId="740BEED7"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Helps you build Pentaho metadata domains and models. A Pentaho Metadata Model maps the physical structure of your database into a logical business model. These mappings are stored in a centralized metadata repository and allow administrators to create business-language definitions for complex or cryptic database tables, set security parameters, localize data, add calculations, and format report data.</w:t>
            </w:r>
          </w:p>
        </w:tc>
      </w:tr>
      <w:tr w:rsidR="00E369F5" w:rsidRPr="00E369F5" w14:paraId="6C7C76FA" w14:textId="77777777" w:rsidTr="001E077F">
        <w:trPr>
          <w:tblCellSpacing w:w="0" w:type="dxa"/>
        </w:trPr>
        <w:tc>
          <w:tcPr>
            <w:tcW w:w="700" w:type="pct"/>
            <w:tcBorders>
              <w:top w:val="outset" w:sz="6" w:space="0" w:color="auto"/>
              <w:left w:val="outset" w:sz="6" w:space="0" w:color="auto"/>
              <w:bottom w:val="outset" w:sz="6" w:space="0" w:color="auto"/>
              <w:right w:val="outset" w:sz="6" w:space="0" w:color="auto"/>
            </w:tcBorders>
            <w:shd w:val="clear" w:color="auto" w:fill="auto"/>
            <w:hideMark/>
          </w:tcPr>
          <w:p w14:paraId="2CB39800"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Report Designer</w:t>
            </w:r>
          </w:p>
        </w:tc>
        <w:tc>
          <w:tcPr>
            <w:tcW w:w="3750" w:type="pct"/>
            <w:tcBorders>
              <w:top w:val="outset" w:sz="6" w:space="0" w:color="auto"/>
              <w:left w:val="outset" w:sz="6" w:space="0" w:color="auto"/>
              <w:bottom w:val="outset" w:sz="6" w:space="0" w:color="auto"/>
              <w:right w:val="outset" w:sz="6" w:space="0" w:color="auto"/>
            </w:tcBorders>
            <w:shd w:val="clear" w:color="auto" w:fill="auto"/>
            <w:hideMark/>
          </w:tcPr>
          <w:p w14:paraId="00DAFF30"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Generates highly detailed and print-quality reports using a standalone client.</w:t>
            </w:r>
          </w:p>
        </w:tc>
      </w:tr>
      <w:tr w:rsidR="00E369F5" w:rsidRPr="00E369F5" w14:paraId="55049181" w14:textId="77777777" w:rsidTr="001E077F">
        <w:trPr>
          <w:tblCellSpacing w:w="0" w:type="dxa"/>
        </w:trPr>
        <w:tc>
          <w:tcPr>
            <w:tcW w:w="700" w:type="pct"/>
            <w:tcBorders>
              <w:top w:val="outset" w:sz="6" w:space="0" w:color="auto"/>
              <w:left w:val="outset" w:sz="6" w:space="0" w:color="auto"/>
              <w:bottom w:val="outset" w:sz="6" w:space="0" w:color="auto"/>
              <w:right w:val="outset" w:sz="6" w:space="0" w:color="auto"/>
            </w:tcBorders>
            <w:shd w:val="pct15" w:color="auto" w:fill="auto"/>
            <w:hideMark/>
          </w:tcPr>
          <w:p w14:paraId="7DED4AE8"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lastRenderedPageBreak/>
              <w:t>Schema Workbench</w:t>
            </w:r>
          </w:p>
        </w:tc>
        <w:tc>
          <w:tcPr>
            <w:tcW w:w="3750" w:type="pct"/>
            <w:tcBorders>
              <w:top w:val="outset" w:sz="6" w:space="0" w:color="auto"/>
              <w:left w:val="outset" w:sz="6" w:space="0" w:color="auto"/>
              <w:bottom w:val="outset" w:sz="6" w:space="0" w:color="auto"/>
              <w:right w:val="outset" w:sz="6" w:space="0" w:color="auto"/>
            </w:tcBorders>
            <w:shd w:val="pct15" w:color="auto" w:fill="auto"/>
            <w:hideMark/>
          </w:tcPr>
          <w:p w14:paraId="135F95DA" w14:textId="77777777" w:rsidR="00E369F5" w:rsidRPr="00E369F5" w:rsidRDefault="00E369F5" w:rsidP="00E369F5">
            <w:pPr>
              <w:spacing w:after="0" w:line="240" w:lineRule="auto"/>
              <w:rPr>
                <w:rFonts w:eastAsia="Times New Roman" w:cs="Open Sans Light"/>
                <w:szCs w:val="24"/>
              </w:rPr>
            </w:pPr>
            <w:r w:rsidRPr="00E369F5">
              <w:rPr>
                <w:rFonts w:eastAsia="Times New Roman" w:cs="Open Sans Light"/>
                <w:szCs w:val="24"/>
              </w:rPr>
              <w:t>Allows you to edit and create multidimensional models. Adds security and complex calculations to the model.</w:t>
            </w:r>
          </w:p>
        </w:tc>
      </w:tr>
    </w:tbl>
    <w:p w14:paraId="2B4EDC61" w14:textId="77777777" w:rsidR="00E369F5" w:rsidRPr="00E369F5" w:rsidRDefault="00E369F5" w:rsidP="00E369F5">
      <w:pPr>
        <w:spacing w:before="100" w:beforeAutospacing="1" w:after="100" w:afterAutospacing="1" w:line="240" w:lineRule="auto"/>
        <w:outlineLvl w:val="2"/>
        <w:rPr>
          <w:rFonts w:eastAsia="Times New Roman" w:cs="Open Sans Light"/>
          <w:b/>
          <w:bCs/>
          <w:sz w:val="27"/>
          <w:szCs w:val="27"/>
        </w:rPr>
      </w:pPr>
      <w:r w:rsidRPr="00E369F5">
        <w:rPr>
          <w:rFonts w:eastAsia="Times New Roman" w:cs="Open Sans Light"/>
          <w:b/>
          <w:bCs/>
          <w:sz w:val="27"/>
          <w:szCs w:val="27"/>
        </w:rPr>
        <w:t xml:space="preserve">DI Components </w:t>
      </w:r>
    </w:p>
    <w:p w14:paraId="0B6938E7"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The DI components consist of the following PDI client design tool, a set of command line tools, and a web server.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
      </w:tblPr>
      <w:tblGrid>
        <w:gridCol w:w="1789"/>
        <w:gridCol w:w="977"/>
        <w:gridCol w:w="6578"/>
      </w:tblGrid>
      <w:tr w:rsidR="00E369F5" w:rsidRPr="00E369F5" w14:paraId="72A5E4CD" w14:textId="77777777" w:rsidTr="001E077F">
        <w:trPr>
          <w:tblHeader/>
          <w:tblCellSpacing w:w="0" w:type="dxa"/>
        </w:trPr>
        <w:tc>
          <w:tcPr>
            <w:tcW w:w="500" w:type="pct"/>
            <w:tcBorders>
              <w:top w:val="outset" w:sz="6" w:space="0" w:color="auto"/>
              <w:left w:val="outset" w:sz="6" w:space="0" w:color="auto"/>
              <w:bottom w:val="outset" w:sz="6" w:space="0" w:color="auto"/>
              <w:right w:val="outset" w:sz="6" w:space="0" w:color="auto"/>
            </w:tcBorders>
            <w:shd w:val="pct15" w:color="auto" w:fill="auto"/>
            <w:hideMark/>
          </w:tcPr>
          <w:p w14:paraId="5EB8AA37" w14:textId="77777777" w:rsidR="00E369F5" w:rsidRPr="00E369F5" w:rsidRDefault="00E369F5" w:rsidP="00E369F5">
            <w:pPr>
              <w:spacing w:before="100" w:beforeAutospacing="1" w:after="100" w:afterAutospacing="1" w:line="240" w:lineRule="auto"/>
              <w:jc w:val="center"/>
              <w:rPr>
                <w:rFonts w:ascii="Times New Roman" w:eastAsia="Times New Roman" w:hAnsi="Times New Roman" w:cs="Times New Roman"/>
                <w:b/>
                <w:bCs/>
                <w:szCs w:val="24"/>
              </w:rPr>
            </w:pPr>
            <w:r w:rsidRPr="00E369F5">
              <w:rPr>
                <w:rFonts w:eastAsia="Times New Roman" w:cs="Open Sans Light"/>
                <w:b/>
                <w:bCs/>
                <w:szCs w:val="24"/>
              </w:rPr>
              <w:t>Component Type</w:t>
            </w:r>
          </w:p>
        </w:tc>
        <w:tc>
          <w:tcPr>
            <w:tcW w:w="700" w:type="pct"/>
            <w:tcBorders>
              <w:top w:val="outset" w:sz="6" w:space="0" w:color="auto"/>
              <w:left w:val="outset" w:sz="6" w:space="0" w:color="auto"/>
              <w:bottom w:val="outset" w:sz="6" w:space="0" w:color="auto"/>
              <w:right w:val="outset" w:sz="6" w:space="0" w:color="auto"/>
            </w:tcBorders>
            <w:shd w:val="pct15" w:color="auto" w:fill="auto"/>
            <w:hideMark/>
          </w:tcPr>
          <w:p w14:paraId="6D66F7F0" w14:textId="77777777" w:rsidR="00E369F5" w:rsidRPr="00E369F5" w:rsidRDefault="00E369F5" w:rsidP="00E369F5">
            <w:pPr>
              <w:spacing w:before="100" w:beforeAutospacing="1" w:after="100" w:afterAutospacing="1" w:line="240" w:lineRule="auto"/>
              <w:jc w:val="center"/>
              <w:rPr>
                <w:rFonts w:ascii="Times New Roman" w:eastAsia="Times New Roman" w:hAnsi="Times New Roman" w:cs="Times New Roman"/>
                <w:b/>
                <w:bCs/>
                <w:szCs w:val="24"/>
              </w:rPr>
            </w:pPr>
            <w:r w:rsidRPr="00E369F5">
              <w:rPr>
                <w:rFonts w:eastAsia="Times New Roman" w:cs="Open Sans Light"/>
                <w:b/>
                <w:bCs/>
                <w:szCs w:val="24"/>
              </w:rPr>
              <w:t>Name</w:t>
            </w:r>
          </w:p>
        </w:tc>
        <w:tc>
          <w:tcPr>
            <w:tcW w:w="3750" w:type="pct"/>
            <w:tcBorders>
              <w:top w:val="outset" w:sz="6" w:space="0" w:color="auto"/>
              <w:left w:val="outset" w:sz="6" w:space="0" w:color="auto"/>
              <w:bottom w:val="outset" w:sz="6" w:space="0" w:color="auto"/>
              <w:right w:val="outset" w:sz="6" w:space="0" w:color="auto"/>
            </w:tcBorders>
            <w:shd w:val="pct15" w:color="auto" w:fill="auto"/>
            <w:hideMark/>
          </w:tcPr>
          <w:p w14:paraId="2242AAF9" w14:textId="77777777" w:rsidR="00E369F5" w:rsidRPr="00E369F5" w:rsidRDefault="00E369F5" w:rsidP="00E369F5">
            <w:pPr>
              <w:spacing w:before="100" w:beforeAutospacing="1" w:after="100" w:afterAutospacing="1" w:line="240" w:lineRule="auto"/>
              <w:jc w:val="center"/>
              <w:rPr>
                <w:rFonts w:ascii="Times New Roman" w:eastAsia="Times New Roman" w:hAnsi="Times New Roman" w:cs="Times New Roman"/>
                <w:b/>
                <w:bCs/>
                <w:szCs w:val="24"/>
              </w:rPr>
            </w:pPr>
            <w:r w:rsidRPr="00E369F5">
              <w:rPr>
                <w:rFonts w:eastAsia="Times New Roman" w:cs="Open Sans Light"/>
                <w:b/>
                <w:bCs/>
                <w:szCs w:val="24"/>
              </w:rPr>
              <w:t>Description</w:t>
            </w:r>
          </w:p>
        </w:tc>
      </w:tr>
      <w:tr w:rsidR="00E369F5" w:rsidRPr="00E369F5" w14:paraId="11157FA1" w14:textId="77777777" w:rsidTr="001E077F">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auto"/>
            <w:hideMark/>
          </w:tcPr>
          <w:p w14:paraId="61477E36"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Design Tool</w:t>
            </w:r>
          </w:p>
        </w:tc>
        <w:tc>
          <w:tcPr>
            <w:tcW w:w="700" w:type="pct"/>
            <w:tcBorders>
              <w:top w:val="outset" w:sz="6" w:space="0" w:color="auto"/>
              <w:left w:val="outset" w:sz="6" w:space="0" w:color="auto"/>
              <w:bottom w:val="outset" w:sz="6" w:space="0" w:color="auto"/>
              <w:right w:val="outset" w:sz="6" w:space="0" w:color="auto"/>
            </w:tcBorders>
            <w:shd w:val="clear" w:color="auto" w:fill="auto"/>
            <w:hideMark/>
          </w:tcPr>
          <w:p w14:paraId="0EC1D3A2"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PDI client (Spoon)</w:t>
            </w:r>
          </w:p>
        </w:tc>
        <w:tc>
          <w:tcPr>
            <w:tcW w:w="3750" w:type="pct"/>
            <w:tcBorders>
              <w:top w:val="outset" w:sz="6" w:space="0" w:color="auto"/>
              <w:left w:val="outset" w:sz="6" w:space="0" w:color="auto"/>
              <w:bottom w:val="outset" w:sz="6" w:space="0" w:color="auto"/>
              <w:right w:val="outset" w:sz="6" w:space="0" w:color="auto"/>
            </w:tcBorders>
            <w:shd w:val="clear" w:color="auto" w:fill="auto"/>
            <w:hideMark/>
          </w:tcPr>
          <w:p w14:paraId="3CE0A48D"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Graphical design environment for modeling Jobs and Transformations. Transformations are metadata models describing the flow of data. Jobs are workflow-like models for coordinating resources, execution and dependencies of data integration activities. It also provides a user interface to the Pentaho Server for managing security and schedules.</w:t>
            </w:r>
          </w:p>
        </w:tc>
      </w:tr>
      <w:tr w:rsidR="00E369F5" w:rsidRPr="00E369F5" w14:paraId="54104849" w14:textId="77777777" w:rsidTr="001E077F">
        <w:trPr>
          <w:tblCellSpacing w:w="0" w:type="dxa"/>
        </w:trPr>
        <w:tc>
          <w:tcPr>
            <w:tcW w:w="500" w:type="pct"/>
            <w:tcBorders>
              <w:top w:val="outset" w:sz="6" w:space="0" w:color="auto"/>
              <w:left w:val="outset" w:sz="6" w:space="0" w:color="auto"/>
              <w:bottom w:val="outset" w:sz="6" w:space="0" w:color="auto"/>
              <w:right w:val="outset" w:sz="6" w:space="0" w:color="auto"/>
            </w:tcBorders>
            <w:shd w:val="pct15" w:color="auto" w:fill="auto"/>
            <w:hideMark/>
          </w:tcPr>
          <w:p w14:paraId="00CE0521"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Command Line Tool</w:t>
            </w:r>
          </w:p>
        </w:tc>
        <w:tc>
          <w:tcPr>
            <w:tcW w:w="700" w:type="pct"/>
            <w:tcBorders>
              <w:top w:val="outset" w:sz="6" w:space="0" w:color="auto"/>
              <w:left w:val="outset" w:sz="6" w:space="0" w:color="auto"/>
              <w:bottom w:val="outset" w:sz="6" w:space="0" w:color="auto"/>
              <w:right w:val="outset" w:sz="6" w:space="0" w:color="auto"/>
            </w:tcBorders>
            <w:shd w:val="pct15" w:color="auto" w:fill="auto"/>
            <w:hideMark/>
          </w:tcPr>
          <w:p w14:paraId="7AA77AF5"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Kitchen</w:t>
            </w:r>
          </w:p>
        </w:tc>
        <w:tc>
          <w:tcPr>
            <w:tcW w:w="3750" w:type="pct"/>
            <w:tcBorders>
              <w:top w:val="outset" w:sz="6" w:space="0" w:color="auto"/>
              <w:left w:val="outset" w:sz="6" w:space="0" w:color="auto"/>
              <w:bottom w:val="outset" w:sz="6" w:space="0" w:color="auto"/>
              <w:right w:val="outset" w:sz="6" w:space="0" w:color="auto"/>
            </w:tcBorders>
            <w:shd w:val="pct15" w:color="auto" w:fill="auto"/>
            <w:hideMark/>
          </w:tcPr>
          <w:p w14:paraId="0624FD26"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 xml:space="preserve">Command line tool for executing jobs modeled in the PDI client. You can use Kitchen to run jobs at a specific time. For instance, you can use Kitchen to write a </w:t>
            </w:r>
            <w:proofErr w:type="spellStart"/>
            <w:r w:rsidRPr="00E369F5">
              <w:rPr>
                <w:rFonts w:eastAsia="Times New Roman" w:cs="Open Sans Light"/>
                <w:szCs w:val="24"/>
              </w:rPr>
              <w:t>cron</w:t>
            </w:r>
            <w:proofErr w:type="spellEnd"/>
            <w:r w:rsidRPr="00E369F5">
              <w:rPr>
                <w:rFonts w:eastAsia="Times New Roman" w:cs="Open Sans Light"/>
                <w:szCs w:val="24"/>
              </w:rPr>
              <w:t xml:space="preserve"> job that will generate a daily sales report at 3:00 a.m. each morning.</w:t>
            </w:r>
          </w:p>
        </w:tc>
      </w:tr>
      <w:tr w:rsidR="00E369F5" w:rsidRPr="00E369F5" w14:paraId="6BDFE1F5" w14:textId="77777777" w:rsidTr="001E077F">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auto"/>
            <w:hideMark/>
          </w:tcPr>
          <w:p w14:paraId="0FB1FC2D"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Command Line Tool</w:t>
            </w:r>
          </w:p>
        </w:tc>
        <w:tc>
          <w:tcPr>
            <w:tcW w:w="700" w:type="pct"/>
            <w:tcBorders>
              <w:top w:val="outset" w:sz="6" w:space="0" w:color="auto"/>
              <w:left w:val="outset" w:sz="6" w:space="0" w:color="auto"/>
              <w:bottom w:val="outset" w:sz="6" w:space="0" w:color="auto"/>
              <w:right w:val="outset" w:sz="6" w:space="0" w:color="auto"/>
            </w:tcBorders>
            <w:shd w:val="clear" w:color="auto" w:fill="auto"/>
            <w:hideMark/>
          </w:tcPr>
          <w:p w14:paraId="3A241427"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Pan</w:t>
            </w:r>
          </w:p>
        </w:tc>
        <w:tc>
          <w:tcPr>
            <w:tcW w:w="3750" w:type="pct"/>
            <w:tcBorders>
              <w:top w:val="outset" w:sz="6" w:space="0" w:color="auto"/>
              <w:left w:val="outset" w:sz="6" w:space="0" w:color="auto"/>
              <w:bottom w:val="outset" w:sz="6" w:space="0" w:color="auto"/>
              <w:right w:val="outset" w:sz="6" w:space="0" w:color="auto"/>
            </w:tcBorders>
            <w:shd w:val="clear" w:color="auto" w:fill="auto"/>
            <w:hideMark/>
          </w:tcPr>
          <w:p w14:paraId="1525F2CA"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 xml:space="preserve">Command line tool for executing transformations modeled in the PDI client. This is </w:t>
            </w:r>
            <w:proofErr w:type="gramStart"/>
            <w:r w:rsidRPr="00E369F5">
              <w:rPr>
                <w:rFonts w:eastAsia="Times New Roman" w:cs="Open Sans Light"/>
                <w:szCs w:val="24"/>
              </w:rPr>
              <w:t>similar to</w:t>
            </w:r>
            <w:proofErr w:type="gramEnd"/>
            <w:r w:rsidRPr="00E369F5">
              <w:rPr>
                <w:rFonts w:eastAsia="Times New Roman" w:cs="Open Sans Light"/>
                <w:szCs w:val="24"/>
              </w:rPr>
              <w:t xml:space="preserve"> Kitchen, but where Kitchen executes jobs, Pan executes transformations.</w:t>
            </w:r>
          </w:p>
        </w:tc>
      </w:tr>
      <w:tr w:rsidR="00E369F5" w:rsidRPr="00E369F5" w14:paraId="3CE5C3A9" w14:textId="77777777" w:rsidTr="001E077F">
        <w:trPr>
          <w:tblCellSpacing w:w="0" w:type="dxa"/>
        </w:trPr>
        <w:tc>
          <w:tcPr>
            <w:tcW w:w="500" w:type="pct"/>
            <w:tcBorders>
              <w:top w:val="outset" w:sz="6" w:space="0" w:color="auto"/>
              <w:left w:val="outset" w:sz="6" w:space="0" w:color="auto"/>
              <w:bottom w:val="outset" w:sz="6" w:space="0" w:color="auto"/>
              <w:right w:val="outset" w:sz="6" w:space="0" w:color="auto"/>
            </w:tcBorders>
            <w:shd w:val="pct15" w:color="auto" w:fill="auto"/>
            <w:hideMark/>
          </w:tcPr>
          <w:p w14:paraId="06EC6526"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Web Server</w:t>
            </w:r>
          </w:p>
        </w:tc>
        <w:tc>
          <w:tcPr>
            <w:tcW w:w="700" w:type="pct"/>
            <w:tcBorders>
              <w:top w:val="outset" w:sz="6" w:space="0" w:color="auto"/>
              <w:left w:val="outset" w:sz="6" w:space="0" w:color="auto"/>
              <w:bottom w:val="outset" w:sz="6" w:space="0" w:color="auto"/>
              <w:right w:val="outset" w:sz="6" w:space="0" w:color="auto"/>
            </w:tcBorders>
            <w:shd w:val="pct15" w:color="auto" w:fill="auto"/>
            <w:hideMark/>
          </w:tcPr>
          <w:p w14:paraId="35F12112"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Carte</w:t>
            </w:r>
          </w:p>
        </w:tc>
        <w:tc>
          <w:tcPr>
            <w:tcW w:w="3750" w:type="pct"/>
            <w:tcBorders>
              <w:top w:val="outset" w:sz="6" w:space="0" w:color="auto"/>
              <w:left w:val="outset" w:sz="6" w:space="0" w:color="auto"/>
              <w:bottom w:val="outset" w:sz="6" w:space="0" w:color="auto"/>
              <w:right w:val="outset" w:sz="6" w:space="0" w:color="auto"/>
            </w:tcBorders>
            <w:shd w:val="pct15" w:color="auto" w:fill="auto"/>
            <w:hideMark/>
          </w:tcPr>
          <w:p w14:paraId="7E8E8734" w14:textId="77777777" w:rsidR="00E369F5" w:rsidRPr="00E369F5" w:rsidRDefault="00E369F5" w:rsidP="00E369F5">
            <w:pPr>
              <w:spacing w:after="0" w:line="240" w:lineRule="auto"/>
              <w:rPr>
                <w:rFonts w:eastAsia="Times New Roman" w:cs="Open Sans Light"/>
                <w:szCs w:val="24"/>
              </w:rPr>
            </w:pPr>
            <w:r w:rsidRPr="00E369F5">
              <w:rPr>
                <w:rFonts w:eastAsia="Times New Roman" w:cs="Open Sans Light"/>
                <w:szCs w:val="24"/>
              </w:rPr>
              <w:t>Carte is a web server that enables remote execution of jobs and transformations. </w:t>
            </w:r>
          </w:p>
        </w:tc>
      </w:tr>
    </w:tbl>
    <w:p w14:paraId="55900847" w14:textId="77777777" w:rsidR="00E369F5" w:rsidRPr="00E369F5" w:rsidRDefault="00E369F5" w:rsidP="00E369F5">
      <w:pPr>
        <w:spacing w:before="100" w:beforeAutospacing="1" w:after="100" w:afterAutospacing="1" w:line="240" w:lineRule="auto"/>
        <w:outlineLvl w:val="1"/>
        <w:rPr>
          <w:rFonts w:eastAsia="Times New Roman" w:cs="Open Sans Light"/>
          <w:b/>
          <w:bCs/>
          <w:sz w:val="36"/>
          <w:szCs w:val="36"/>
        </w:rPr>
      </w:pPr>
      <w:r w:rsidRPr="00E369F5">
        <w:rPr>
          <w:rFonts w:eastAsia="Times New Roman" w:cs="Open Sans Light"/>
          <w:b/>
          <w:bCs/>
          <w:sz w:val="36"/>
          <w:szCs w:val="36"/>
        </w:rPr>
        <w:t xml:space="preserve">Where to Install Components </w:t>
      </w:r>
    </w:p>
    <w:p w14:paraId="119A7C7D"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 xml:space="preserve">If you are evaluating the Pentaho Suite, we strongly recommend that you install all components on one computer. This enables you to take full advantage of the tutorials and samples we provide to help you evaluate and learn about our products and tools. If you plan to use the Pentaho Suite for development or production, consider distributing components across server and workstation computers. One popular configuration is to install the servers on one computer and the design tools on client </w:t>
      </w:r>
      <w:r w:rsidRPr="00E369F5">
        <w:rPr>
          <w:rFonts w:eastAsia="Times New Roman" w:cs="Open Sans Light"/>
          <w:szCs w:val="24"/>
        </w:rPr>
        <w:lastRenderedPageBreak/>
        <w:t xml:space="preserve">workstations, </w:t>
      </w:r>
      <w:proofErr w:type="gramStart"/>
      <w:r w:rsidRPr="00E369F5">
        <w:rPr>
          <w:rFonts w:eastAsia="Times New Roman" w:cs="Open Sans Light"/>
          <w:szCs w:val="24"/>
        </w:rPr>
        <w:t>according to</w:t>
      </w:r>
      <w:proofErr w:type="gramEnd"/>
      <w:r w:rsidRPr="00E369F5">
        <w:rPr>
          <w:rFonts w:eastAsia="Times New Roman" w:cs="Open Sans Light"/>
          <w:szCs w:val="24"/>
        </w:rPr>
        <w:t xml:space="preserve"> analyst requirements. Data Integration plugins which are needed at design and runtime should be installed on the server and on client workstations.</w:t>
      </w:r>
    </w:p>
    <w:p w14:paraId="6EA68214" w14:textId="77777777" w:rsidR="00E369F5" w:rsidRPr="00E369F5" w:rsidRDefault="00E369F5" w:rsidP="00E369F5">
      <w:pPr>
        <w:spacing w:before="100" w:beforeAutospacing="1" w:after="100" w:afterAutospacing="1" w:line="240" w:lineRule="auto"/>
        <w:outlineLvl w:val="1"/>
        <w:rPr>
          <w:rFonts w:eastAsia="Times New Roman" w:cs="Open Sans Light"/>
          <w:b/>
          <w:bCs/>
          <w:sz w:val="36"/>
          <w:szCs w:val="36"/>
        </w:rPr>
      </w:pPr>
      <w:r w:rsidRPr="00E369F5">
        <w:rPr>
          <w:rFonts w:eastAsia="Times New Roman" w:cs="Open Sans Light"/>
          <w:b/>
          <w:bCs/>
          <w:sz w:val="36"/>
          <w:szCs w:val="36"/>
        </w:rPr>
        <w:t xml:space="preserve">Select Installation Method </w:t>
      </w:r>
    </w:p>
    <w:p w14:paraId="04D91BBA"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To determine the best installation method for you, answer the following questions:</w:t>
      </w:r>
    </w:p>
    <w:p w14:paraId="180955C3" w14:textId="77777777" w:rsidR="00E369F5" w:rsidRPr="00E369F5" w:rsidRDefault="00E369F5" w:rsidP="00E369F5">
      <w:pPr>
        <w:numPr>
          <w:ilvl w:val="0"/>
          <w:numId w:val="5"/>
        </w:numPr>
        <w:spacing w:before="100" w:beforeAutospacing="1" w:after="100" w:afterAutospacing="1" w:line="240" w:lineRule="auto"/>
        <w:rPr>
          <w:rFonts w:eastAsia="Times New Roman" w:cs="Open Sans Light"/>
          <w:szCs w:val="24"/>
        </w:rPr>
      </w:pPr>
      <w:r w:rsidRPr="00E369F5">
        <w:rPr>
          <w:rFonts w:eastAsia="Times New Roman" w:cs="Open Sans Light"/>
          <w:szCs w:val="24"/>
        </w:rPr>
        <w:t>Are you installing the Pentaho Suite to evaluate it or run it in a production environment?</w:t>
      </w:r>
    </w:p>
    <w:p w14:paraId="392BCD3E" w14:textId="77777777" w:rsidR="00E369F5" w:rsidRPr="00E369F5" w:rsidRDefault="00E369F5" w:rsidP="00E369F5">
      <w:pPr>
        <w:numPr>
          <w:ilvl w:val="0"/>
          <w:numId w:val="5"/>
        </w:numPr>
        <w:spacing w:before="100" w:beforeAutospacing="1" w:after="100" w:afterAutospacing="1" w:line="240" w:lineRule="auto"/>
        <w:rPr>
          <w:rFonts w:eastAsia="Times New Roman" w:cs="Open Sans Light"/>
          <w:szCs w:val="24"/>
        </w:rPr>
      </w:pPr>
      <w:r w:rsidRPr="00E369F5">
        <w:rPr>
          <w:rFonts w:eastAsia="Times New Roman" w:cs="Open Sans Light"/>
          <w:szCs w:val="24"/>
        </w:rPr>
        <w:t>Do you want to house the Pentaho Repository on the PostgreSQL database that Pentaho supplies? Or would you rather house the Pentaho Repository on another database that you supply such as Oracle or MySQL?</w:t>
      </w:r>
    </w:p>
    <w:p w14:paraId="606D8E3A" w14:textId="77777777" w:rsidR="00E369F5" w:rsidRPr="00E369F5" w:rsidRDefault="00E369F5" w:rsidP="00E369F5">
      <w:pPr>
        <w:numPr>
          <w:ilvl w:val="0"/>
          <w:numId w:val="5"/>
        </w:numPr>
        <w:spacing w:before="100" w:beforeAutospacing="1" w:after="100" w:afterAutospacing="1" w:line="240" w:lineRule="auto"/>
        <w:rPr>
          <w:rFonts w:eastAsia="Times New Roman" w:cs="Open Sans Light"/>
          <w:szCs w:val="24"/>
        </w:rPr>
      </w:pPr>
      <w:r w:rsidRPr="00E369F5">
        <w:rPr>
          <w:rFonts w:eastAsia="Times New Roman" w:cs="Open Sans Light"/>
          <w:szCs w:val="24"/>
        </w:rPr>
        <w:t>Do you want to run the Pentaho Server on the version of Tomcat which we supply? Or do you want to deploy the Pentaho Server on your own implementation of Tomcat or on JBoss instead?</w:t>
      </w:r>
    </w:p>
    <w:p w14:paraId="65F62494"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As you consider these questions, review the following Installation Decision Table to determine the best installation method for you:</w:t>
      </w:r>
    </w:p>
    <w:p w14:paraId="2EE635FB" w14:textId="77777777" w:rsidR="00DF643A" w:rsidRPr="00DF643A" w:rsidRDefault="00DF643A" w:rsidP="00E369F5">
      <w:pPr>
        <w:spacing w:after="0" w:line="240" w:lineRule="auto"/>
        <w:jc w:val="center"/>
        <w:rPr>
          <w:rFonts w:ascii="Times New Roman" w:eastAsia="Times New Roman" w:hAnsi="Times New Roman" w:cs="Times New Roman"/>
          <w:b/>
          <w:szCs w:val="24"/>
        </w:rPr>
      </w:pPr>
      <w:r w:rsidRPr="00E369F5">
        <w:rPr>
          <w:rFonts w:eastAsia="Times New Roman" w:cs="Open Sans Light"/>
          <w:b/>
          <w:szCs w:val="24"/>
        </w:rPr>
        <w:t>Pentaho Suite</w:t>
      </w:r>
      <w:r w:rsidRPr="00DF643A">
        <w:rPr>
          <w:rFonts w:eastAsia="Times New Roman" w:cs="Open Sans Light"/>
          <w:b/>
          <w:szCs w:val="24"/>
        </w:rPr>
        <w:t> Installation Decision Table</w:t>
      </w:r>
    </w:p>
    <w:tbl>
      <w:tblPr>
        <w:tblW w:w="5009" w:type="pct"/>
        <w:tblCellSpacing w:w="0" w:type="dxa"/>
        <w:tblInd w:w="-8" w:type="dxa"/>
        <w:tblBorders>
          <w:top w:val="outset" w:sz="6" w:space="0" w:color="auto"/>
          <w:left w:val="outset" w:sz="6" w:space="0" w:color="auto"/>
          <w:bottom w:val="outset" w:sz="6" w:space="0" w:color="auto"/>
          <w:right w:val="outset" w:sz="6" w:space="0" w:color="auto"/>
        </w:tblBorders>
        <w:tblLayout w:type="fixed"/>
        <w:tblCellMar>
          <w:top w:w="60" w:type="dxa"/>
          <w:left w:w="60" w:type="dxa"/>
          <w:bottom w:w="60" w:type="dxa"/>
          <w:right w:w="60" w:type="dxa"/>
        </w:tblCellMar>
        <w:tblLook w:val="04A0" w:firstRow="1" w:lastRow="0" w:firstColumn="1" w:lastColumn="0" w:noHBand="0" w:noVBand="1"/>
        <w:tblPrChange w:id="9" w:author="David Coverston" w:date="2016-12-07T08:58:00Z">
          <w:tblPr>
            <w:tblW w:w="5009" w:type="pct"/>
            <w:tblCellSpacing w:w="0" w:type="dxa"/>
            <w:tblInd w:w="-8" w:type="dxa"/>
            <w:tblBorders>
              <w:top w:val="outset" w:sz="6" w:space="0" w:color="auto"/>
              <w:left w:val="outset" w:sz="6" w:space="0" w:color="auto"/>
              <w:bottom w:val="outset" w:sz="6" w:space="0" w:color="auto"/>
              <w:right w:val="outset" w:sz="6" w:space="0" w:color="auto"/>
            </w:tblBorders>
            <w:tblLayout w:type="fixed"/>
            <w:tblCellMar>
              <w:top w:w="60" w:type="dxa"/>
              <w:left w:w="60" w:type="dxa"/>
              <w:bottom w:w="60" w:type="dxa"/>
              <w:right w:w="60" w:type="dxa"/>
            </w:tblCellMar>
            <w:tblLook w:val="04A0" w:firstRow="1" w:lastRow="0" w:firstColumn="1" w:lastColumn="0" w:noHBand="0" w:noVBand="1"/>
          </w:tblPr>
        </w:tblPrChange>
      </w:tblPr>
      <w:tblGrid>
        <w:gridCol w:w="1806"/>
        <w:gridCol w:w="2969"/>
        <w:gridCol w:w="2205"/>
        <w:gridCol w:w="2381"/>
        <w:tblGridChange w:id="10">
          <w:tblGrid>
            <w:gridCol w:w="24"/>
            <w:gridCol w:w="1782"/>
            <w:gridCol w:w="24"/>
            <w:gridCol w:w="2945"/>
            <w:gridCol w:w="24"/>
            <w:gridCol w:w="2181"/>
            <w:gridCol w:w="24"/>
            <w:gridCol w:w="2357"/>
            <w:gridCol w:w="24"/>
          </w:tblGrid>
        </w:tblGridChange>
      </w:tblGrid>
      <w:tr w:rsidR="00DF643A" w:rsidRPr="00E369F5" w14:paraId="13EC2501" w14:textId="77777777" w:rsidTr="008E7E52">
        <w:trPr>
          <w:tblCellSpacing w:w="0" w:type="dxa"/>
          <w:trPrChange w:id="11" w:author="David Coverston" w:date="2016-12-07T08:58:00Z">
            <w:trPr>
              <w:gridBefore w:val="1"/>
              <w:tblCellSpacing w:w="0" w:type="dxa"/>
            </w:trPr>
          </w:trPrChange>
        </w:trPr>
        <w:tc>
          <w:tcPr>
            <w:tcW w:w="964" w:type="pct"/>
            <w:vMerge w:val="restart"/>
            <w:tcBorders>
              <w:top w:val="outset" w:sz="6" w:space="0" w:color="auto"/>
              <w:left w:val="outset" w:sz="6" w:space="0" w:color="auto"/>
              <w:right w:val="outset" w:sz="6" w:space="0" w:color="auto"/>
            </w:tcBorders>
            <w:shd w:val="clear" w:color="auto" w:fill="F2F2F2" w:themeFill="background1" w:themeFillShade="F2"/>
            <w:hideMark/>
            <w:tcPrChange w:id="12" w:author="David Coverston" w:date="2016-12-07T08:58:00Z">
              <w:tcPr>
                <w:tcW w:w="964" w:type="pct"/>
                <w:gridSpan w:val="2"/>
                <w:vMerge w:val="restart"/>
                <w:tcBorders>
                  <w:top w:val="outset" w:sz="6" w:space="0" w:color="auto"/>
                  <w:left w:val="outset" w:sz="6" w:space="0" w:color="auto"/>
                  <w:right w:val="outset" w:sz="6" w:space="0" w:color="auto"/>
                </w:tcBorders>
                <w:hideMark/>
              </w:tcPr>
            </w:tcPrChange>
          </w:tcPr>
          <w:p w14:paraId="50B1AD75" w14:textId="77777777" w:rsidR="00DF643A" w:rsidRPr="00E369F5" w:rsidRDefault="00DF643A" w:rsidP="00E369F5">
            <w:pPr>
              <w:spacing w:after="0" w:line="240" w:lineRule="auto"/>
              <w:rPr>
                <w:rFonts w:ascii="Times New Roman" w:eastAsia="Times New Roman" w:hAnsi="Times New Roman" w:cs="Times New Roman"/>
                <w:szCs w:val="24"/>
              </w:rPr>
            </w:pPr>
            <w:r w:rsidRPr="00E369F5">
              <w:rPr>
                <w:rFonts w:eastAsia="Times New Roman" w:cs="Open Sans Light"/>
                <w:b/>
                <w:bCs/>
                <w:szCs w:val="24"/>
              </w:rPr>
              <w:t>Explore Considerations</w:t>
            </w:r>
          </w:p>
        </w:tc>
        <w:tc>
          <w:tcPr>
            <w:tcW w:w="4036" w:type="pct"/>
            <w:gridSpan w:val="3"/>
            <w:tcBorders>
              <w:top w:val="outset" w:sz="6" w:space="0" w:color="auto"/>
              <w:left w:val="outset" w:sz="6" w:space="0" w:color="auto"/>
              <w:bottom w:val="outset" w:sz="6" w:space="0" w:color="auto"/>
              <w:right w:val="outset" w:sz="6" w:space="0" w:color="auto"/>
            </w:tcBorders>
            <w:shd w:val="clear" w:color="auto" w:fill="F2F2F2" w:themeFill="background1" w:themeFillShade="F2"/>
            <w:hideMark/>
            <w:tcPrChange w:id="13" w:author="David Coverston" w:date="2016-12-07T08:58:00Z">
              <w:tcPr>
                <w:tcW w:w="4036" w:type="pct"/>
                <w:gridSpan w:val="6"/>
                <w:tcBorders>
                  <w:top w:val="outset" w:sz="6" w:space="0" w:color="auto"/>
                  <w:left w:val="outset" w:sz="6" w:space="0" w:color="auto"/>
                  <w:bottom w:val="outset" w:sz="6" w:space="0" w:color="auto"/>
                  <w:right w:val="outset" w:sz="6" w:space="0" w:color="auto"/>
                </w:tcBorders>
                <w:hideMark/>
              </w:tcPr>
            </w:tcPrChange>
          </w:tcPr>
          <w:p w14:paraId="4B584216" w14:textId="77777777" w:rsidR="00DF643A" w:rsidRPr="00E369F5" w:rsidRDefault="00DF643A" w:rsidP="00DF643A">
            <w:pPr>
              <w:spacing w:before="100" w:beforeAutospacing="1" w:after="100" w:afterAutospacing="1" w:line="240" w:lineRule="auto"/>
              <w:jc w:val="center"/>
              <w:rPr>
                <w:rFonts w:ascii="Times New Roman" w:eastAsia="Times New Roman" w:hAnsi="Times New Roman" w:cs="Times New Roman"/>
                <w:szCs w:val="24"/>
              </w:rPr>
            </w:pPr>
            <w:r w:rsidRPr="00E369F5">
              <w:rPr>
                <w:rFonts w:eastAsia="Times New Roman" w:cs="Open Sans Light"/>
                <w:b/>
                <w:bCs/>
                <w:szCs w:val="24"/>
              </w:rPr>
              <w:t xml:space="preserve">Choose the Best Option </w:t>
            </w:r>
            <w:proofErr w:type="gramStart"/>
            <w:r w:rsidRPr="00E369F5">
              <w:rPr>
                <w:rFonts w:eastAsia="Times New Roman" w:cs="Open Sans Light"/>
                <w:b/>
                <w:bCs/>
                <w:szCs w:val="24"/>
              </w:rPr>
              <w:t>For</w:t>
            </w:r>
            <w:proofErr w:type="gramEnd"/>
            <w:r w:rsidRPr="00E369F5">
              <w:rPr>
                <w:rFonts w:eastAsia="Times New Roman" w:cs="Open Sans Light"/>
                <w:b/>
                <w:bCs/>
                <w:szCs w:val="24"/>
              </w:rPr>
              <w:t xml:space="preserve"> You</w:t>
            </w:r>
          </w:p>
        </w:tc>
      </w:tr>
      <w:tr w:rsidR="00DF643A" w:rsidRPr="00E369F5" w14:paraId="71AEC19C" w14:textId="77777777" w:rsidTr="008E7E52">
        <w:trPr>
          <w:tblCellSpacing w:w="0" w:type="dxa"/>
          <w:trPrChange w:id="14" w:author="David Coverston" w:date="2016-12-07T08:58:00Z">
            <w:trPr>
              <w:gridBefore w:val="1"/>
              <w:tblCellSpacing w:w="0" w:type="dxa"/>
            </w:trPr>
          </w:trPrChange>
        </w:trPr>
        <w:tc>
          <w:tcPr>
            <w:tcW w:w="964" w:type="pct"/>
            <w:vMerge/>
            <w:tcBorders>
              <w:left w:val="outset" w:sz="6" w:space="0" w:color="auto"/>
              <w:bottom w:val="outset" w:sz="6" w:space="0" w:color="auto"/>
              <w:right w:val="outset" w:sz="6" w:space="0" w:color="auto"/>
            </w:tcBorders>
            <w:shd w:val="clear" w:color="auto" w:fill="F2F2F2" w:themeFill="background1" w:themeFillShade="F2"/>
            <w:tcPrChange w:id="15" w:author="David Coverston" w:date="2016-12-07T08:58:00Z">
              <w:tcPr>
                <w:tcW w:w="964" w:type="pct"/>
                <w:gridSpan w:val="2"/>
                <w:vMerge/>
                <w:tcBorders>
                  <w:left w:val="outset" w:sz="6" w:space="0" w:color="auto"/>
                  <w:bottom w:val="outset" w:sz="6" w:space="0" w:color="auto"/>
                  <w:right w:val="outset" w:sz="6" w:space="0" w:color="auto"/>
                </w:tcBorders>
              </w:tcPr>
            </w:tcPrChange>
          </w:tcPr>
          <w:p w14:paraId="65545720" w14:textId="77777777" w:rsidR="00DF643A" w:rsidRPr="00E369F5" w:rsidRDefault="00DF643A" w:rsidP="00E369F5">
            <w:pPr>
              <w:spacing w:after="0" w:line="240" w:lineRule="auto"/>
              <w:rPr>
                <w:rFonts w:ascii="Times New Roman" w:eastAsia="Times New Roman" w:hAnsi="Times New Roman" w:cs="Times New Roman"/>
                <w:szCs w:val="24"/>
              </w:rPr>
            </w:pPr>
          </w:p>
        </w:tc>
        <w:tc>
          <w:tcPr>
            <w:tcW w:w="1586" w:type="pct"/>
            <w:tcBorders>
              <w:top w:val="outset" w:sz="6" w:space="0" w:color="auto"/>
              <w:left w:val="outset" w:sz="6" w:space="0" w:color="auto"/>
              <w:bottom w:val="outset" w:sz="6" w:space="0" w:color="auto"/>
              <w:right w:val="outset" w:sz="6" w:space="0" w:color="auto"/>
            </w:tcBorders>
            <w:shd w:val="clear" w:color="auto" w:fill="F2F2F2" w:themeFill="background1" w:themeFillShade="F2"/>
            <w:tcPrChange w:id="16" w:author="David Coverston" w:date="2016-12-07T08:58:00Z">
              <w:tcPr>
                <w:tcW w:w="1586" w:type="pct"/>
                <w:gridSpan w:val="2"/>
                <w:tcBorders>
                  <w:top w:val="outset" w:sz="6" w:space="0" w:color="auto"/>
                  <w:left w:val="outset" w:sz="6" w:space="0" w:color="auto"/>
                  <w:bottom w:val="outset" w:sz="6" w:space="0" w:color="auto"/>
                  <w:right w:val="outset" w:sz="6" w:space="0" w:color="auto"/>
                </w:tcBorders>
              </w:tcPr>
            </w:tcPrChange>
          </w:tcPr>
          <w:p w14:paraId="6F9F5691" w14:textId="77777777" w:rsidR="00DF643A" w:rsidRPr="00E369F5" w:rsidRDefault="008E7E52" w:rsidP="00E369F5">
            <w:pPr>
              <w:spacing w:before="100" w:beforeAutospacing="1" w:after="100" w:afterAutospacing="1" w:line="240" w:lineRule="auto"/>
              <w:rPr>
                <w:rFonts w:ascii="Times New Roman" w:eastAsia="Times New Roman" w:hAnsi="Times New Roman" w:cs="Times New Roman"/>
                <w:szCs w:val="24"/>
              </w:rPr>
            </w:pPr>
            <w:r>
              <w:fldChar w:fldCharType="begin"/>
            </w:r>
            <w:r>
              <w:instrText xml:space="preserve"> HYPERLINK "https://help.pentaho.com/Documentation/7.0/0F0/0G0/030" \o "Install Pentaho Products Using the Installation Wizard" </w:instrText>
            </w:r>
            <w:r>
              <w:fldChar w:fldCharType="separate"/>
            </w:r>
            <w:r w:rsidR="00DF643A" w:rsidRPr="00E369F5">
              <w:rPr>
                <w:rFonts w:eastAsia="Times New Roman" w:cs="Open Sans Light"/>
                <w:b/>
                <w:bCs/>
                <w:color w:val="0000FF"/>
                <w:szCs w:val="24"/>
                <w:u w:val="single"/>
              </w:rPr>
              <w:t>Install the Pentaho Suite Using the Installation Wizard</w:t>
            </w:r>
            <w:r>
              <w:rPr>
                <w:rFonts w:eastAsia="Times New Roman" w:cs="Open Sans Light"/>
                <w:b/>
                <w:bCs/>
                <w:color w:val="0000FF"/>
                <w:szCs w:val="24"/>
                <w:u w:val="single"/>
              </w:rPr>
              <w:fldChar w:fldCharType="end"/>
            </w:r>
          </w:p>
        </w:tc>
        <w:tc>
          <w:tcPr>
            <w:tcW w:w="1178" w:type="pct"/>
            <w:tcBorders>
              <w:top w:val="outset" w:sz="6" w:space="0" w:color="auto"/>
              <w:left w:val="outset" w:sz="6" w:space="0" w:color="auto"/>
              <w:bottom w:val="outset" w:sz="6" w:space="0" w:color="auto"/>
              <w:right w:val="outset" w:sz="6" w:space="0" w:color="auto"/>
            </w:tcBorders>
            <w:shd w:val="clear" w:color="auto" w:fill="F2F2F2" w:themeFill="background1" w:themeFillShade="F2"/>
            <w:tcPrChange w:id="17" w:author="David Coverston" w:date="2016-12-07T08:58:00Z">
              <w:tcPr>
                <w:tcW w:w="1178" w:type="pct"/>
                <w:gridSpan w:val="2"/>
                <w:tcBorders>
                  <w:top w:val="outset" w:sz="6" w:space="0" w:color="auto"/>
                  <w:left w:val="outset" w:sz="6" w:space="0" w:color="auto"/>
                  <w:bottom w:val="outset" w:sz="6" w:space="0" w:color="auto"/>
                  <w:right w:val="outset" w:sz="6" w:space="0" w:color="auto"/>
                </w:tcBorders>
              </w:tcPr>
            </w:tcPrChange>
          </w:tcPr>
          <w:p w14:paraId="4EC8E0C0" w14:textId="77777777" w:rsidR="00DF643A" w:rsidRPr="00E369F5" w:rsidRDefault="008E7E52" w:rsidP="00E369F5">
            <w:pPr>
              <w:spacing w:after="0" w:line="240" w:lineRule="auto"/>
              <w:rPr>
                <w:rFonts w:ascii="Times New Roman" w:eastAsia="Times New Roman" w:hAnsi="Times New Roman" w:cs="Times New Roman"/>
                <w:szCs w:val="24"/>
              </w:rPr>
            </w:pPr>
            <w:r>
              <w:fldChar w:fldCharType="begin"/>
            </w:r>
            <w:r>
              <w:instrText xml:space="preserve"> HYPERLINK "https://help.pentaho.com/Documentation/7.0/0F0/0P0" \o "Manually Install the Pentaho Server" </w:instrText>
            </w:r>
            <w:r>
              <w:fldChar w:fldCharType="separate"/>
            </w:r>
            <w:r w:rsidR="00DF643A" w:rsidRPr="00E369F5">
              <w:rPr>
                <w:rFonts w:eastAsia="Times New Roman" w:cs="Open Sans Light"/>
                <w:b/>
                <w:bCs/>
                <w:color w:val="0000FF"/>
                <w:szCs w:val="24"/>
                <w:u w:val="single"/>
              </w:rPr>
              <w:t>Manually Install the Pentaho Server</w:t>
            </w:r>
            <w:r>
              <w:rPr>
                <w:rFonts w:eastAsia="Times New Roman" w:cs="Open Sans Light"/>
                <w:b/>
                <w:bCs/>
                <w:color w:val="0000FF"/>
                <w:szCs w:val="24"/>
                <w:u w:val="single"/>
              </w:rPr>
              <w:fldChar w:fldCharType="end"/>
            </w:r>
          </w:p>
        </w:tc>
        <w:tc>
          <w:tcPr>
            <w:tcW w:w="1273" w:type="pct"/>
            <w:tcBorders>
              <w:top w:val="outset" w:sz="6" w:space="0" w:color="auto"/>
              <w:left w:val="outset" w:sz="6" w:space="0" w:color="auto"/>
              <w:bottom w:val="outset" w:sz="6" w:space="0" w:color="auto"/>
              <w:right w:val="outset" w:sz="6" w:space="0" w:color="auto"/>
            </w:tcBorders>
            <w:shd w:val="clear" w:color="auto" w:fill="F2F2F2" w:themeFill="background1" w:themeFillShade="F2"/>
            <w:tcPrChange w:id="18" w:author="David Coverston" w:date="2016-12-07T08:58:00Z">
              <w:tcPr>
                <w:tcW w:w="1273" w:type="pct"/>
                <w:gridSpan w:val="2"/>
                <w:tcBorders>
                  <w:top w:val="outset" w:sz="6" w:space="0" w:color="auto"/>
                  <w:left w:val="outset" w:sz="6" w:space="0" w:color="auto"/>
                  <w:bottom w:val="outset" w:sz="6" w:space="0" w:color="auto"/>
                  <w:right w:val="outset" w:sz="6" w:space="0" w:color="auto"/>
                </w:tcBorders>
              </w:tcPr>
            </w:tcPrChange>
          </w:tcPr>
          <w:p w14:paraId="0B630B22" w14:textId="77777777" w:rsidR="00DF643A" w:rsidRPr="00E369F5" w:rsidRDefault="008E7E52" w:rsidP="00E369F5">
            <w:pPr>
              <w:spacing w:after="0" w:line="240" w:lineRule="auto"/>
              <w:rPr>
                <w:rFonts w:ascii="Times New Roman" w:eastAsia="Times New Roman" w:hAnsi="Times New Roman" w:cs="Times New Roman"/>
                <w:szCs w:val="24"/>
              </w:rPr>
            </w:pPr>
            <w:r>
              <w:fldChar w:fldCharType="begin"/>
            </w:r>
            <w:r>
              <w:instrText xml:space="preserve"> HYPERLINK "https://help.pentaho.com/Documentation/7.0/0F0/Install_the_Pentaho_Client_Tools" \o "Install Pentaho Client Tools" </w:instrText>
            </w:r>
            <w:r>
              <w:fldChar w:fldCharType="separate"/>
            </w:r>
            <w:r w:rsidR="00DF643A" w:rsidRPr="00E369F5">
              <w:rPr>
                <w:rFonts w:eastAsia="Times New Roman" w:cs="Open Sans Light"/>
                <w:b/>
                <w:bCs/>
                <w:color w:val="0000FF"/>
                <w:szCs w:val="24"/>
                <w:u w:val="single"/>
              </w:rPr>
              <w:t>Install the Pentaho Client Tools</w:t>
            </w:r>
            <w:r>
              <w:rPr>
                <w:rFonts w:eastAsia="Times New Roman" w:cs="Open Sans Light"/>
                <w:b/>
                <w:bCs/>
                <w:color w:val="0000FF"/>
                <w:szCs w:val="24"/>
                <w:u w:val="single"/>
              </w:rPr>
              <w:fldChar w:fldCharType="end"/>
            </w:r>
          </w:p>
        </w:tc>
      </w:tr>
      <w:tr w:rsidR="00DF643A" w:rsidRPr="00E369F5" w14:paraId="636395FB" w14:textId="77777777" w:rsidTr="00DF643A">
        <w:trPr>
          <w:tblCellSpacing w:w="0" w:type="dxa"/>
        </w:trPr>
        <w:tc>
          <w:tcPr>
            <w:tcW w:w="964" w:type="pct"/>
            <w:tcBorders>
              <w:top w:val="outset" w:sz="6" w:space="0" w:color="auto"/>
              <w:left w:val="outset" w:sz="6" w:space="0" w:color="auto"/>
              <w:bottom w:val="outset" w:sz="6" w:space="0" w:color="auto"/>
              <w:right w:val="outset" w:sz="6" w:space="0" w:color="auto"/>
            </w:tcBorders>
          </w:tcPr>
          <w:p w14:paraId="58466898" w14:textId="77777777" w:rsidR="00DF643A" w:rsidRPr="00E369F5" w:rsidRDefault="00DF643A" w:rsidP="00E369F5">
            <w:pPr>
              <w:spacing w:after="0" w:line="240" w:lineRule="auto"/>
              <w:rPr>
                <w:rFonts w:eastAsia="Times New Roman" w:cs="Open Sans Light"/>
                <w:b/>
                <w:bCs/>
                <w:szCs w:val="24"/>
              </w:rPr>
            </w:pPr>
            <w:r w:rsidRPr="00E369F5">
              <w:rPr>
                <w:rFonts w:eastAsia="Times New Roman" w:cs="Open Sans Light"/>
                <w:b/>
                <w:bCs/>
                <w:szCs w:val="24"/>
              </w:rPr>
              <w:t>Purpose</w:t>
            </w:r>
          </w:p>
        </w:tc>
        <w:tc>
          <w:tcPr>
            <w:tcW w:w="1586" w:type="pct"/>
            <w:tcBorders>
              <w:top w:val="outset" w:sz="6" w:space="0" w:color="auto"/>
              <w:left w:val="outset" w:sz="6" w:space="0" w:color="auto"/>
              <w:bottom w:val="outset" w:sz="6" w:space="0" w:color="auto"/>
              <w:right w:val="outset" w:sz="6" w:space="0" w:color="auto"/>
            </w:tcBorders>
          </w:tcPr>
          <w:p w14:paraId="202770DA" w14:textId="77777777" w:rsidR="00DF643A" w:rsidRPr="00E369F5" w:rsidRDefault="00DF643A"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Evaluating the Pentaho Suite.</w:t>
            </w:r>
          </w:p>
        </w:tc>
        <w:tc>
          <w:tcPr>
            <w:tcW w:w="1178" w:type="pct"/>
            <w:tcBorders>
              <w:top w:val="outset" w:sz="6" w:space="0" w:color="auto"/>
              <w:left w:val="outset" w:sz="6" w:space="0" w:color="auto"/>
              <w:bottom w:val="outset" w:sz="6" w:space="0" w:color="auto"/>
              <w:right w:val="outset" w:sz="6" w:space="0" w:color="auto"/>
            </w:tcBorders>
          </w:tcPr>
          <w:p w14:paraId="242128AC" w14:textId="77777777" w:rsidR="00DF643A" w:rsidRPr="00E369F5" w:rsidRDefault="00DF643A" w:rsidP="00E369F5">
            <w:pPr>
              <w:spacing w:after="0" w:line="240" w:lineRule="auto"/>
              <w:rPr>
                <w:rFonts w:eastAsia="Times New Roman" w:cs="Open Sans Light"/>
                <w:szCs w:val="24"/>
              </w:rPr>
            </w:pPr>
            <w:r w:rsidRPr="00E369F5">
              <w:rPr>
                <w:rFonts w:eastAsia="Times New Roman" w:cs="Open Sans Light"/>
                <w:szCs w:val="24"/>
              </w:rPr>
              <w:t>Rapid development and production use.</w:t>
            </w:r>
          </w:p>
        </w:tc>
        <w:tc>
          <w:tcPr>
            <w:tcW w:w="1273" w:type="pct"/>
            <w:tcBorders>
              <w:top w:val="outset" w:sz="6" w:space="0" w:color="auto"/>
              <w:left w:val="outset" w:sz="6" w:space="0" w:color="auto"/>
              <w:bottom w:val="outset" w:sz="6" w:space="0" w:color="auto"/>
              <w:right w:val="outset" w:sz="6" w:space="0" w:color="auto"/>
            </w:tcBorders>
          </w:tcPr>
          <w:p w14:paraId="27222148" w14:textId="77777777" w:rsidR="00DF643A" w:rsidRPr="00E369F5" w:rsidRDefault="00DF643A" w:rsidP="00E369F5">
            <w:pPr>
              <w:spacing w:after="0" w:line="240" w:lineRule="auto"/>
              <w:rPr>
                <w:rFonts w:eastAsia="Times New Roman" w:cs="Open Sans Light"/>
                <w:szCs w:val="24"/>
              </w:rPr>
            </w:pPr>
            <w:r w:rsidRPr="00E369F5">
              <w:rPr>
                <w:rFonts w:eastAsia="Times New Roman" w:cs="Open Sans Light"/>
                <w:szCs w:val="24"/>
              </w:rPr>
              <w:t>Rapid development use on a client machine.</w:t>
            </w:r>
          </w:p>
        </w:tc>
      </w:tr>
      <w:tr w:rsidR="00DF643A" w:rsidRPr="00E369F5" w14:paraId="05863ADA" w14:textId="77777777" w:rsidTr="00DF643A">
        <w:trPr>
          <w:tblCellSpacing w:w="0" w:type="dxa"/>
        </w:trPr>
        <w:tc>
          <w:tcPr>
            <w:tcW w:w="964" w:type="pct"/>
            <w:tcBorders>
              <w:top w:val="outset" w:sz="6" w:space="0" w:color="auto"/>
              <w:left w:val="outset" w:sz="6" w:space="0" w:color="auto"/>
              <w:bottom w:val="outset" w:sz="6" w:space="0" w:color="auto"/>
              <w:right w:val="outset" w:sz="6" w:space="0" w:color="auto"/>
            </w:tcBorders>
            <w:hideMark/>
          </w:tcPr>
          <w:p w14:paraId="7E7D9B51" w14:textId="77777777" w:rsidR="00E369F5" w:rsidRPr="00E369F5" w:rsidRDefault="00E369F5" w:rsidP="00E369F5">
            <w:p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b/>
                <w:bCs/>
                <w:szCs w:val="24"/>
              </w:rPr>
              <w:t>Summary</w:t>
            </w:r>
          </w:p>
        </w:tc>
        <w:tc>
          <w:tcPr>
            <w:tcW w:w="1586" w:type="pct"/>
            <w:tcBorders>
              <w:top w:val="outset" w:sz="6" w:space="0" w:color="auto"/>
              <w:left w:val="outset" w:sz="6" w:space="0" w:color="auto"/>
              <w:bottom w:val="outset" w:sz="6" w:space="0" w:color="auto"/>
              <w:right w:val="outset" w:sz="6" w:space="0" w:color="auto"/>
            </w:tcBorders>
            <w:hideMark/>
          </w:tcPr>
          <w:p w14:paraId="33BC6A2A"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b/>
                <w:bCs/>
                <w:szCs w:val="24"/>
              </w:rPr>
              <w:t>This method installs both BA and DI components.</w:t>
            </w:r>
            <w:r w:rsidRPr="00E369F5">
              <w:rPr>
                <w:rFonts w:eastAsia="Times New Roman" w:cs="Open Sans Light"/>
                <w:szCs w:val="24"/>
              </w:rPr>
              <w:t xml:space="preserve"> This method steps you through the process of choosing which Pentaho components to install. It uses an installation wizard and is the quickest and easiest installation </w:t>
            </w:r>
            <w:r w:rsidRPr="00E369F5">
              <w:rPr>
                <w:rFonts w:eastAsia="Times New Roman" w:cs="Open Sans Light"/>
                <w:szCs w:val="24"/>
              </w:rPr>
              <w:lastRenderedPageBreak/>
              <w:t>option, and includes everything you need to run the Pentaho Suite.</w:t>
            </w:r>
          </w:p>
          <w:p w14:paraId="5E418AEC" w14:textId="77777777" w:rsidR="00E369F5" w:rsidRPr="00E369F5" w:rsidRDefault="00E369F5" w:rsidP="00E369F5">
            <w:p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b/>
                <w:bCs/>
                <w:szCs w:val="24"/>
              </w:rPr>
              <w:t>Note: </w:t>
            </w:r>
            <w:r w:rsidRPr="00E369F5">
              <w:rPr>
                <w:rFonts w:eastAsia="Times New Roman" w:cs="Open Sans Light"/>
                <w:szCs w:val="24"/>
              </w:rPr>
              <w:t>We recommend using this installation method for evaluation purposes only</w:t>
            </w:r>
          </w:p>
        </w:tc>
        <w:tc>
          <w:tcPr>
            <w:tcW w:w="1178" w:type="pct"/>
            <w:tcBorders>
              <w:top w:val="outset" w:sz="6" w:space="0" w:color="auto"/>
              <w:left w:val="outset" w:sz="6" w:space="0" w:color="auto"/>
              <w:bottom w:val="outset" w:sz="6" w:space="0" w:color="auto"/>
              <w:right w:val="outset" w:sz="6" w:space="0" w:color="auto"/>
            </w:tcBorders>
            <w:hideMark/>
          </w:tcPr>
          <w:p w14:paraId="137B6C62" w14:textId="4BA959EC"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b/>
                <w:bCs/>
                <w:szCs w:val="24"/>
              </w:rPr>
              <w:lastRenderedPageBreak/>
              <w:t>This method installs the Pentaho Server</w:t>
            </w:r>
            <w:ins w:id="19" w:author="David Coverston" w:date="2016-12-06T13:56:00Z">
              <w:r w:rsidR="003B59AA">
                <w:rPr>
                  <w:rFonts w:eastAsia="Times New Roman" w:cs="Open Sans Light"/>
                  <w:b/>
                  <w:bCs/>
                  <w:szCs w:val="24"/>
                </w:rPr>
                <w:t>, BA</w:t>
              </w:r>
            </w:ins>
            <w:ins w:id="20" w:author="David Coverston" w:date="2016-12-09T09:16:00Z">
              <w:r w:rsidR="00F11FCC">
                <w:rPr>
                  <w:rFonts w:eastAsia="Times New Roman" w:cs="Open Sans Light"/>
                  <w:b/>
                  <w:bCs/>
                  <w:szCs w:val="24"/>
                </w:rPr>
                <w:t xml:space="preserve"> plugins</w:t>
              </w:r>
            </w:ins>
            <w:ins w:id="21" w:author="David Coverston" w:date="2016-12-06T13:56:00Z">
              <w:r w:rsidR="003B59AA">
                <w:rPr>
                  <w:rFonts w:eastAsia="Times New Roman" w:cs="Open Sans Light"/>
                  <w:b/>
                  <w:bCs/>
                  <w:szCs w:val="24"/>
                </w:rPr>
                <w:t>,</w:t>
              </w:r>
            </w:ins>
            <w:r w:rsidRPr="00E369F5">
              <w:rPr>
                <w:rFonts w:eastAsia="Times New Roman" w:cs="Open Sans Light"/>
                <w:b/>
                <w:bCs/>
                <w:szCs w:val="24"/>
              </w:rPr>
              <w:t xml:space="preserve"> and </w:t>
            </w:r>
            <w:del w:id="22" w:author="David Coverston" w:date="2016-12-06T13:56:00Z">
              <w:r w:rsidRPr="00E369F5" w:rsidDel="003B59AA">
                <w:rPr>
                  <w:rFonts w:eastAsia="Times New Roman" w:cs="Open Sans Light"/>
                  <w:b/>
                  <w:bCs/>
                  <w:szCs w:val="24"/>
                </w:rPr>
                <w:delText xml:space="preserve">BA </w:delText>
              </w:r>
            </w:del>
            <w:ins w:id="23" w:author="David Coverston" w:date="2016-12-06T13:56:00Z">
              <w:r w:rsidR="003B59AA">
                <w:rPr>
                  <w:rFonts w:eastAsia="Times New Roman" w:cs="Open Sans Light"/>
                  <w:b/>
                  <w:bCs/>
                  <w:szCs w:val="24"/>
                </w:rPr>
                <w:t>DI</w:t>
              </w:r>
              <w:r w:rsidR="003B59AA" w:rsidRPr="00E369F5">
                <w:rPr>
                  <w:rFonts w:eastAsia="Times New Roman" w:cs="Open Sans Light"/>
                  <w:b/>
                  <w:bCs/>
                  <w:szCs w:val="24"/>
                </w:rPr>
                <w:t xml:space="preserve"> </w:t>
              </w:r>
            </w:ins>
            <w:r w:rsidRPr="00E369F5">
              <w:rPr>
                <w:rFonts w:eastAsia="Times New Roman" w:cs="Open Sans Light"/>
                <w:b/>
                <w:bCs/>
                <w:szCs w:val="24"/>
              </w:rPr>
              <w:t>plugins.</w:t>
            </w:r>
            <w:r w:rsidRPr="00E369F5">
              <w:rPr>
                <w:rFonts w:eastAsia="Times New Roman" w:cs="Open Sans Light"/>
                <w:szCs w:val="24"/>
              </w:rPr>
              <w:t xml:space="preserve"> It requires that you download and install Pentaho installation files. </w:t>
            </w:r>
            <w:r w:rsidRPr="00E369F5">
              <w:rPr>
                <w:rFonts w:eastAsia="Times New Roman" w:cs="Open Sans Light"/>
                <w:szCs w:val="24"/>
              </w:rPr>
              <w:lastRenderedPageBreak/>
              <w:t>For a production environment, you would use this method to install the Pentaho Server on a server machine while installing design tools on separate client workstations. You must also choose the Pentaho Repository database that you want to use, but you must download and install them yourself. You can choose to use either the web application server Pentaho provides or your own web application server. You would want to consider using your own web application server if you must comply with your company standard database platform or web application server, such as JBoss.</w:t>
            </w:r>
          </w:p>
        </w:tc>
        <w:tc>
          <w:tcPr>
            <w:tcW w:w="1273" w:type="pct"/>
            <w:tcBorders>
              <w:top w:val="outset" w:sz="6" w:space="0" w:color="auto"/>
              <w:left w:val="outset" w:sz="6" w:space="0" w:color="auto"/>
              <w:bottom w:val="outset" w:sz="6" w:space="0" w:color="auto"/>
              <w:right w:val="outset" w:sz="6" w:space="0" w:color="auto"/>
            </w:tcBorders>
            <w:hideMark/>
          </w:tcPr>
          <w:p w14:paraId="00F9AD9E"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b/>
                <w:bCs/>
                <w:szCs w:val="24"/>
              </w:rPr>
              <w:lastRenderedPageBreak/>
              <w:t>This method installs design tools only</w:t>
            </w:r>
            <w:r w:rsidRPr="00E369F5">
              <w:rPr>
                <w:rFonts w:eastAsia="Times New Roman" w:cs="Open Sans Light"/>
                <w:szCs w:val="24"/>
              </w:rPr>
              <w:t xml:space="preserve">. For a production environment, you would use this method to install design tools on client workstations while </w:t>
            </w:r>
            <w:r w:rsidRPr="00E369F5">
              <w:rPr>
                <w:rFonts w:eastAsia="Times New Roman" w:cs="Open Sans Light"/>
                <w:szCs w:val="24"/>
              </w:rPr>
              <w:lastRenderedPageBreak/>
              <w:t>installing the Pentaho Server on a separate server machine.</w:t>
            </w:r>
          </w:p>
        </w:tc>
      </w:tr>
      <w:tr w:rsidR="00DF643A" w:rsidRPr="00E369F5" w14:paraId="6B56E736" w14:textId="77777777" w:rsidTr="00DF643A">
        <w:trPr>
          <w:tblCellSpacing w:w="0" w:type="dxa"/>
        </w:trPr>
        <w:tc>
          <w:tcPr>
            <w:tcW w:w="964" w:type="pct"/>
            <w:tcBorders>
              <w:top w:val="outset" w:sz="6" w:space="0" w:color="auto"/>
              <w:left w:val="outset" w:sz="6" w:space="0" w:color="auto"/>
              <w:bottom w:val="outset" w:sz="6" w:space="0" w:color="auto"/>
              <w:right w:val="outset" w:sz="6" w:space="0" w:color="auto"/>
            </w:tcBorders>
            <w:hideMark/>
          </w:tcPr>
          <w:p w14:paraId="098C765F"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b/>
                <w:bCs/>
                <w:szCs w:val="24"/>
              </w:rPr>
              <w:lastRenderedPageBreak/>
              <w:t>Installed Components</w:t>
            </w:r>
          </w:p>
        </w:tc>
        <w:tc>
          <w:tcPr>
            <w:tcW w:w="1586" w:type="pct"/>
            <w:tcBorders>
              <w:top w:val="outset" w:sz="6" w:space="0" w:color="auto"/>
              <w:left w:val="outset" w:sz="6" w:space="0" w:color="auto"/>
              <w:bottom w:val="outset" w:sz="6" w:space="0" w:color="auto"/>
              <w:right w:val="outset" w:sz="6" w:space="0" w:color="auto"/>
            </w:tcBorders>
            <w:hideMark/>
          </w:tcPr>
          <w:p w14:paraId="6CA5C9D2" w14:textId="77777777" w:rsidR="00E369F5" w:rsidRPr="00E369F5" w:rsidRDefault="00E369F5" w:rsidP="00E369F5">
            <w:pPr>
              <w:spacing w:after="0" w:line="240" w:lineRule="auto"/>
              <w:rPr>
                <w:rFonts w:eastAsia="Times New Roman" w:cs="Open Sans Light"/>
                <w:szCs w:val="24"/>
              </w:rPr>
            </w:pPr>
            <w:r w:rsidRPr="00E369F5">
              <w:rPr>
                <w:rFonts w:eastAsia="Times New Roman" w:cs="Open Sans Light"/>
                <w:szCs w:val="24"/>
              </w:rPr>
              <w:t xml:space="preserve">When you run the installation wizard, you can choose to install some or </w:t>
            </w:r>
            <w:proofErr w:type="gramStart"/>
            <w:r w:rsidRPr="00E369F5">
              <w:rPr>
                <w:rFonts w:eastAsia="Times New Roman" w:cs="Open Sans Light"/>
                <w:szCs w:val="24"/>
              </w:rPr>
              <w:t>all of</w:t>
            </w:r>
            <w:proofErr w:type="gramEnd"/>
            <w:r w:rsidRPr="00E369F5">
              <w:rPr>
                <w:rFonts w:eastAsia="Times New Roman" w:cs="Open Sans Light"/>
                <w:szCs w:val="24"/>
              </w:rPr>
              <w:t xml:space="preserve"> the following components in the Pentaho Suite: </w:t>
            </w:r>
          </w:p>
          <w:p w14:paraId="2F3C7DC6" w14:textId="77777777" w:rsidR="00E369F5" w:rsidRPr="00E369F5" w:rsidRDefault="00E369F5" w:rsidP="00E369F5">
            <w:pPr>
              <w:numPr>
                <w:ilvl w:val="0"/>
                <w:numId w:val="6"/>
              </w:numPr>
              <w:spacing w:before="100" w:beforeAutospacing="1" w:after="100" w:afterAutospacing="1" w:line="240" w:lineRule="auto"/>
              <w:rPr>
                <w:rFonts w:eastAsia="Times New Roman" w:cs="Open Sans Light"/>
                <w:szCs w:val="24"/>
              </w:rPr>
            </w:pPr>
            <w:r w:rsidRPr="00E369F5">
              <w:rPr>
                <w:rFonts w:eastAsia="Times New Roman" w:cs="Open Sans Light"/>
                <w:szCs w:val="24"/>
              </w:rPr>
              <w:t>Pentaho Server.</w:t>
            </w:r>
          </w:p>
          <w:p w14:paraId="3EB1E3FB" w14:textId="77777777" w:rsidR="00E369F5" w:rsidRPr="00E369F5" w:rsidRDefault="00E369F5" w:rsidP="00E369F5">
            <w:pPr>
              <w:numPr>
                <w:ilvl w:val="0"/>
                <w:numId w:val="6"/>
              </w:numPr>
              <w:spacing w:before="100" w:beforeAutospacing="1" w:after="100" w:afterAutospacing="1" w:line="240" w:lineRule="auto"/>
              <w:rPr>
                <w:rFonts w:eastAsia="Times New Roman" w:cs="Open Sans Light"/>
                <w:szCs w:val="24"/>
              </w:rPr>
            </w:pPr>
            <w:r w:rsidRPr="00E369F5">
              <w:rPr>
                <w:rFonts w:eastAsia="Times New Roman" w:cs="Open Sans Light"/>
                <w:szCs w:val="24"/>
              </w:rPr>
              <w:t>BA and DI Design Tools including Report Designer, Schema Workbench, Metadata Editor, Aggregation Designer, Dashboard, and the PDI client.</w:t>
            </w:r>
          </w:p>
          <w:p w14:paraId="4983DFDC" w14:textId="77777777" w:rsidR="00E369F5" w:rsidRPr="00E369F5" w:rsidRDefault="00E369F5" w:rsidP="00E369F5">
            <w:pPr>
              <w:numPr>
                <w:ilvl w:val="0"/>
                <w:numId w:val="6"/>
              </w:numPr>
              <w:spacing w:before="100" w:beforeAutospacing="1" w:after="100" w:afterAutospacing="1" w:line="240" w:lineRule="auto"/>
              <w:rPr>
                <w:rFonts w:eastAsia="Times New Roman" w:cs="Open Sans Light"/>
                <w:szCs w:val="24"/>
              </w:rPr>
            </w:pPr>
            <w:r w:rsidRPr="00E369F5">
              <w:rPr>
                <w:rFonts w:eastAsia="Times New Roman" w:cs="Open Sans Light"/>
                <w:szCs w:val="24"/>
              </w:rPr>
              <w:t>Utilities, such as Pan, Kitchen, and Carte.</w:t>
            </w:r>
          </w:p>
          <w:p w14:paraId="632FE64B" w14:textId="77777777" w:rsidR="00E369F5" w:rsidRPr="00E369F5" w:rsidRDefault="00E369F5" w:rsidP="00E369F5">
            <w:pPr>
              <w:numPr>
                <w:ilvl w:val="0"/>
                <w:numId w:val="6"/>
              </w:numPr>
              <w:spacing w:before="100" w:beforeAutospacing="1" w:after="100" w:afterAutospacing="1" w:line="240" w:lineRule="auto"/>
              <w:rPr>
                <w:rFonts w:eastAsia="Times New Roman" w:cs="Open Sans Light"/>
                <w:szCs w:val="24"/>
              </w:rPr>
            </w:pPr>
            <w:r w:rsidRPr="00E369F5">
              <w:rPr>
                <w:rFonts w:eastAsia="Times New Roman" w:cs="Open Sans Light"/>
                <w:szCs w:val="24"/>
              </w:rPr>
              <w:t>All BA Plugins including Pentaho Mobile, Analyzer, and Interactive Reporting.</w:t>
            </w:r>
          </w:p>
          <w:p w14:paraId="3FA2B040" w14:textId="77777777" w:rsidR="00E369F5" w:rsidRPr="00E369F5" w:rsidRDefault="00E369F5" w:rsidP="00E369F5">
            <w:pPr>
              <w:numPr>
                <w:ilvl w:val="0"/>
                <w:numId w:val="6"/>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Select DI Plugins such as Big Data and Marketplace.</w:t>
            </w:r>
          </w:p>
        </w:tc>
        <w:tc>
          <w:tcPr>
            <w:tcW w:w="1178" w:type="pct"/>
            <w:tcBorders>
              <w:top w:val="outset" w:sz="6" w:space="0" w:color="auto"/>
              <w:left w:val="outset" w:sz="6" w:space="0" w:color="auto"/>
              <w:bottom w:val="outset" w:sz="6" w:space="0" w:color="auto"/>
              <w:right w:val="outset" w:sz="6" w:space="0" w:color="auto"/>
            </w:tcBorders>
            <w:hideMark/>
          </w:tcPr>
          <w:p w14:paraId="5F505B65" w14:textId="32ACFCA2" w:rsidR="00E369F5" w:rsidRPr="00E369F5" w:rsidRDefault="00E369F5" w:rsidP="00E369F5">
            <w:pPr>
              <w:spacing w:after="0" w:line="240" w:lineRule="auto"/>
              <w:rPr>
                <w:rFonts w:ascii="Times New Roman" w:eastAsia="Times New Roman" w:hAnsi="Times New Roman" w:cs="Times New Roman"/>
                <w:szCs w:val="24"/>
              </w:rPr>
            </w:pPr>
            <w:bookmarkStart w:id="24" w:name="_GoBack"/>
            <w:r w:rsidRPr="00E369F5">
              <w:rPr>
                <w:rFonts w:eastAsia="Times New Roman" w:cs="Open Sans Light"/>
                <w:szCs w:val="24"/>
              </w:rPr>
              <w:t xml:space="preserve">When you manually install the Pentaho Server, you can choose </w:t>
            </w:r>
            <w:del w:id="25" w:author="David Coverston" w:date="2016-12-07T10:52:00Z">
              <w:r w:rsidRPr="00E369F5" w:rsidDel="00605440">
                <w:rPr>
                  <w:rFonts w:eastAsia="Times New Roman" w:cs="Open Sans Light"/>
                  <w:szCs w:val="24"/>
                </w:rPr>
                <w:delText xml:space="preserve">to install </w:delText>
              </w:r>
            </w:del>
            <w:ins w:id="26" w:author="David Coverston" w:date="2016-12-07T10:52:00Z">
              <w:r w:rsidR="00605440">
                <w:rPr>
                  <w:rFonts w:eastAsia="Times New Roman" w:cs="Open Sans Light"/>
                  <w:szCs w:val="24"/>
                </w:rPr>
                <w:t xml:space="preserve">which </w:t>
              </w:r>
            </w:ins>
            <w:del w:id="27" w:author="David Coverston" w:date="2016-12-07T10:52:00Z">
              <w:r w:rsidRPr="00E369F5" w:rsidDel="00605440">
                <w:rPr>
                  <w:rFonts w:eastAsia="Times New Roman" w:cs="Open Sans Light"/>
                  <w:szCs w:val="24"/>
                </w:rPr>
                <w:delText xml:space="preserve">some or all of the </w:delText>
              </w:r>
            </w:del>
            <w:r w:rsidRPr="00E369F5">
              <w:rPr>
                <w:rFonts w:eastAsia="Times New Roman" w:cs="Open Sans Light"/>
                <w:szCs w:val="24"/>
              </w:rPr>
              <w:t xml:space="preserve">BA Plugins </w:t>
            </w:r>
            <w:ins w:id="28" w:author="David Coverston" w:date="2016-12-07T10:53:00Z">
              <w:r w:rsidR="00605440">
                <w:rPr>
                  <w:rFonts w:eastAsia="Times New Roman" w:cs="Open Sans Light"/>
                  <w:szCs w:val="24"/>
                </w:rPr>
                <w:t xml:space="preserve">you want </w:t>
              </w:r>
              <w:r w:rsidR="00605440" w:rsidRPr="00E369F5">
                <w:rPr>
                  <w:rFonts w:eastAsia="Times New Roman" w:cs="Open Sans Light"/>
                  <w:szCs w:val="24"/>
                </w:rPr>
                <w:t xml:space="preserve">to install </w:t>
              </w:r>
            </w:ins>
            <w:r w:rsidRPr="00E369F5">
              <w:rPr>
                <w:rFonts w:eastAsia="Times New Roman" w:cs="Open Sans Light"/>
                <w:szCs w:val="24"/>
              </w:rPr>
              <w:t>(such as Pentaho Mobile, Analyzer, and Interactive Reporting)</w:t>
            </w:r>
            <w:ins w:id="29" w:author="David Coverston" w:date="2016-12-07T10:49:00Z">
              <w:r w:rsidR="00605440">
                <w:rPr>
                  <w:rFonts w:eastAsia="Times New Roman" w:cs="Open Sans Light"/>
                  <w:szCs w:val="24"/>
                </w:rPr>
                <w:t>.</w:t>
              </w:r>
            </w:ins>
            <w:ins w:id="30" w:author="David Coverston" w:date="2016-12-06T16:38:00Z">
              <w:r w:rsidR="00416C11" w:rsidRPr="00416C11">
                <w:rPr>
                  <w:rFonts w:eastAsia="Times New Roman" w:cs="Open Sans Light"/>
                  <w:szCs w:val="24"/>
                </w:rPr>
                <w:t xml:space="preserve"> </w:t>
              </w:r>
            </w:ins>
            <w:ins w:id="31" w:author="David Coverston" w:date="2016-12-08T10:28:00Z">
              <w:r w:rsidR="00750215">
                <w:rPr>
                  <w:rFonts w:eastAsia="Times New Roman" w:cs="Open Sans Light"/>
                  <w:szCs w:val="24"/>
                </w:rPr>
                <w:t>Select</w:t>
              </w:r>
            </w:ins>
            <w:ins w:id="32" w:author="David Coverston" w:date="2016-12-07T10:53:00Z">
              <w:r w:rsidR="00605440">
                <w:rPr>
                  <w:rFonts w:eastAsia="Times New Roman" w:cs="Open Sans Light"/>
                  <w:szCs w:val="24"/>
                </w:rPr>
                <w:t xml:space="preserve"> </w:t>
              </w:r>
            </w:ins>
            <w:ins w:id="33" w:author="David Coverston" w:date="2016-12-06T16:38:00Z">
              <w:r w:rsidR="00416C11" w:rsidRPr="00416C11">
                <w:rPr>
                  <w:rFonts w:eastAsia="Times New Roman" w:cs="Open Sans Light"/>
                  <w:szCs w:val="24"/>
                </w:rPr>
                <w:t xml:space="preserve">DI </w:t>
              </w:r>
            </w:ins>
            <w:ins w:id="34" w:author="David Coverston" w:date="2016-12-07T10:49:00Z">
              <w:r w:rsidR="00605440">
                <w:rPr>
                  <w:rFonts w:eastAsia="Times New Roman" w:cs="Open Sans Light"/>
                  <w:szCs w:val="24"/>
                </w:rPr>
                <w:t>p</w:t>
              </w:r>
            </w:ins>
            <w:ins w:id="35" w:author="David Coverston" w:date="2016-12-06T16:38:00Z">
              <w:r w:rsidR="00416C11" w:rsidRPr="00416C11">
                <w:rPr>
                  <w:rFonts w:eastAsia="Times New Roman" w:cs="Open Sans Light"/>
                  <w:szCs w:val="24"/>
                </w:rPr>
                <w:t xml:space="preserve">lugins </w:t>
              </w:r>
            </w:ins>
            <w:ins w:id="36" w:author="David Coverston" w:date="2016-12-09T09:21:00Z">
              <w:r w:rsidR="00F11FCC" w:rsidRPr="00E369F5">
                <w:rPr>
                  <w:rFonts w:eastAsia="Times New Roman" w:cs="Open Sans Light"/>
                  <w:szCs w:val="24"/>
                </w:rPr>
                <w:t>such as Big Data and Marketplace</w:t>
              </w:r>
              <w:r w:rsidR="00F11FCC">
                <w:rPr>
                  <w:rFonts w:eastAsia="Times New Roman" w:cs="Open Sans Light"/>
                  <w:szCs w:val="24"/>
                </w:rPr>
                <w:t xml:space="preserve"> </w:t>
              </w:r>
            </w:ins>
            <w:ins w:id="37" w:author="David Coverston" w:date="2016-12-07T10:49:00Z">
              <w:r w:rsidR="00605440">
                <w:rPr>
                  <w:rFonts w:eastAsia="Times New Roman" w:cs="Open Sans Light"/>
                  <w:szCs w:val="24"/>
                </w:rPr>
                <w:t>are installed by default.</w:t>
              </w:r>
            </w:ins>
            <w:bookmarkEnd w:id="24"/>
          </w:p>
        </w:tc>
        <w:tc>
          <w:tcPr>
            <w:tcW w:w="1273" w:type="pct"/>
            <w:tcBorders>
              <w:top w:val="outset" w:sz="6" w:space="0" w:color="auto"/>
              <w:left w:val="outset" w:sz="6" w:space="0" w:color="auto"/>
              <w:bottom w:val="outset" w:sz="6" w:space="0" w:color="auto"/>
              <w:right w:val="outset" w:sz="6" w:space="0" w:color="auto"/>
            </w:tcBorders>
            <w:hideMark/>
          </w:tcPr>
          <w:p w14:paraId="28CF0ADC"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 xml:space="preserve">This method installs one or </w:t>
            </w:r>
            <w:proofErr w:type="gramStart"/>
            <w:r w:rsidRPr="00E369F5">
              <w:rPr>
                <w:rFonts w:eastAsia="Times New Roman" w:cs="Open Sans Light"/>
                <w:szCs w:val="24"/>
              </w:rPr>
              <w:t>all of</w:t>
            </w:r>
            <w:proofErr w:type="gramEnd"/>
            <w:r w:rsidRPr="00E369F5">
              <w:rPr>
                <w:rFonts w:eastAsia="Times New Roman" w:cs="Open Sans Light"/>
                <w:szCs w:val="24"/>
              </w:rPr>
              <w:t xml:space="preserve"> the following items:</w:t>
            </w:r>
          </w:p>
          <w:p w14:paraId="29E0533E" w14:textId="77777777" w:rsidR="00E369F5" w:rsidRPr="00E369F5" w:rsidRDefault="00E369F5" w:rsidP="00E369F5">
            <w:pPr>
              <w:numPr>
                <w:ilvl w:val="0"/>
                <w:numId w:val="7"/>
              </w:numPr>
              <w:spacing w:before="100" w:beforeAutospacing="1" w:after="100" w:afterAutospacing="1" w:line="240" w:lineRule="auto"/>
              <w:rPr>
                <w:rFonts w:eastAsia="Times New Roman" w:cs="Open Sans Light"/>
                <w:szCs w:val="24"/>
              </w:rPr>
            </w:pPr>
            <w:r w:rsidRPr="00E369F5">
              <w:rPr>
                <w:rFonts w:eastAsia="Times New Roman" w:cs="Open Sans Light"/>
                <w:szCs w:val="24"/>
              </w:rPr>
              <w:t>BA Design Tools: Report Designer, Schema Workbench, Metadata Editor, Aggregation Designer, and Dashboard.</w:t>
            </w:r>
          </w:p>
          <w:p w14:paraId="1DE649A4" w14:textId="77777777" w:rsidR="00E369F5" w:rsidRPr="00E369F5" w:rsidRDefault="00E369F5" w:rsidP="00E369F5">
            <w:pPr>
              <w:numPr>
                <w:ilvl w:val="0"/>
                <w:numId w:val="7"/>
              </w:numPr>
              <w:spacing w:before="100" w:beforeAutospacing="1" w:after="100" w:afterAutospacing="1" w:line="240" w:lineRule="auto"/>
              <w:rPr>
                <w:rFonts w:eastAsia="Times New Roman" w:cs="Open Sans Light"/>
                <w:szCs w:val="24"/>
              </w:rPr>
            </w:pPr>
            <w:r w:rsidRPr="00E369F5">
              <w:rPr>
                <w:rFonts w:eastAsia="Times New Roman" w:cs="Open Sans Light"/>
                <w:szCs w:val="24"/>
              </w:rPr>
              <w:t>The PDI client (Spoon).</w:t>
            </w:r>
          </w:p>
          <w:p w14:paraId="26A3E36F" w14:textId="77777777" w:rsidR="00E369F5" w:rsidRPr="00E369F5" w:rsidRDefault="00E369F5" w:rsidP="00E369F5">
            <w:pPr>
              <w:numPr>
                <w:ilvl w:val="0"/>
                <w:numId w:val="7"/>
              </w:numPr>
              <w:spacing w:before="100" w:beforeAutospacing="1" w:after="100" w:afterAutospacing="1" w:line="240" w:lineRule="auto"/>
              <w:rPr>
                <w:rFonts w:eastAsia="Times New Roman" w:cs="Open Sans Light"/>
                <w:szCs w:val="24"/>
              </w:rPr>
            </w:pPr>
            <w:r w:rsidRPr="00E369F5">
              <w:rPr>
                <w:rFonts w:eastAsia="Times New Roman" w:cs="Open Sans Light"/>
                <w:szCs w:val="24"/>
              </w:rPr>
              <w:t>Utilities, such as Pan, Kitchen, and Carte.</w:t>
            </w:r>
          </w:p>
          <w:p w14:paraId="7858DE68" w14:textId="77777777" w:rsidR="00E369F5" w:rsidRPr="00E369F5" w:rsidRDefault="00E369F5" w:rsidP="00E369F5">
            <w:pPr>
              <w:numPr>
                <w:ilvl w:val="0"/>
                <w:numId w:val="7"/>
              </w:numPr>
              <w:spacing w:before="100" w:beforeAutospacing="1" w:after="100" w:afterAutospacing="1" w:line="240" w:lineRule="auto"/>
              <w:rPr>
                <w:rFonts w:eastAsia="Times New Roman" w:cs="Open Sans Light"/>
                <w:szCs w:val="24"/>
              </w:rPr>
            </w:pPr>
            <w:r w:rsidRPr="00E369F5">
              <w:rPr>
                <w:rFonts w:eastAsia="Times New Roman" w:cs="Open Sans Light"/>
                <w:szCs w:val="24"/>
              </w:rPr>
              <w:t>Select DI Plugins such as Big Data and Marketplace.</w:t>
            </w:r>
          </w:p>
          <w:p w14:paraId="045927C2" w14:textId="77777777" w:rsidR="00E369F5" w:rsidRPr="00E369F5" w:rsidRDefault="00E369F5" w:rsidP="00E369F5">
            <w:p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 </w:t>
            </w:r>
          </w:p>
        </w:tc>
      </w:tr>
      <w:tr w:rsidR="00DF643A" w:rsidRPr="00E369F5" w14:paraId="2E0A888C" w14:textId="77777777" w:rsidTr="00DF643A">
        <w:trPr>
          <w:tblCellSpacing w:w="0" w:type="dxa"/>
        </w:trPr>
        <w:tc>
          <w:tcPr>
            <w:tcW w:w="964" w:type="pct"/>
            <w:tcBorders>
              <w:top w:val="outset" w:sz="6" w:space="0" w:color="auto"/>
              <w:left w:val="outset" w:sz="6" w:space="0" w:color="auto"/>
              <w:bottom w:val="outset" w:sz="6" w:space="0" w:color="auto"/>
              <w:right w:val="outset" w:sz="6" w:space="0" w:color="auto"/>
            </w:tcBorders>
            <w:hideMark/>
          </w:tcPr>
          <w:p w14:paraId="7FF0E31F"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b/>
                <w:bCs/>
                <w:szCs w:val="24"/>
              </w:rPr>
              <w:t>You Supply</w:t>
            </w:r>
          </w:p>
        </w:tc>
        <w:tc>
          <w:tcPr>
            <w:tcW w:w="1586" w:type="pct"/>
            <w:tcBorders>
              <w:top w:val="outset" w:sz="6" w:space="0" w:color="auto"/>
              <w:left w:val="outset" w:sz="6" w:space="0" w:color="auto"/>
              <w:bottom w:val="outset" w:sz="6" w:space="0" w:color="auto"/>
              <w:right w:val="outset" w:sz="6" w:space="0" w:color="auto"/>
            </w:tcBorders>
            <w:hideMark/>
          </w:tcPr>
          <w:p w14:paraId="57461AAA"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 xml:space="preserve">A computer that meets Pentaho's </w:t>
            </w:r>
            <w:hyperlink r:id="rId8" w:tooltip="Components Reference" w:history="1">
              <w:r w:rsidRPr="00E369F5">
                <w:rPr>
                  <w:rFonts w:eastAsia="Times New Roman" w:cs="Open Sans Light"/>
                  <w:color w:val="0000FF"/>
                  <w:szCs w:val="24"/>
                  <w:u w:val="single"/>
                </w:rPr>
                <w:t>operating system and hardware requirements</w:t>
              </w:r>
            </w:hyperlink>
            <w:r w:rsidRPr="00E369F5">
              <w:rPr>
                <w:rFonts w:eastAsia="Times New Roman" w:cs="Open Sans Light"/>
                <w:szCs w:val="24"/>
              </w:rPr>
              <w:t>.</w:t>
            </w:r>
          </w:p>
        </w:tc>
        <w:tc>
          <w:tcPr>
            <w:tcW w:w="1178" w:type="pct"/>
            <w:tcBorders>
              <w:top w:val="outset" w:sz="6" w:space="0" w:color="auto"/>
              <w:left w:val="outset" w:sz="6" w:space="0" w:color="auto"/>
              <w:bottom w:val="outset" w:sz="6" w:space="0" w:color="auto"/>
              <w:right w:val="outset" w:sz="6" w:space="0" w:color="auto"/>
            </w:tcBorders>
            <w:hideMark/>
          </w:tcPr>
          <w:p w14:paraId="3779D615" w14:textId="77777777" w:rsidR="00E369F5" w:rsidRPr="00E369F5" w:rsidRDefault="00E369F5" w:rsidP="00E369F5">
            <w:pPr>
              <w:spacing w:after="0" w:line="240" w:lineRule="auto"/>
              <w:rPr>
                <w:rFonts w:eastAsia="Times New Roman" w:cs="Open Sans Light"/>
                <w:szCs w:val="24"/>
              </w:rPr>
            </w:pPr>
            <w:r w:rsidRPr="00E369F5">
              <w:rPr>
                <w:rFonts w:eastAsia="Times New Roman" w:cs="Open Sans Light"/>
                <w:szCs w:val="24"/>
              </w:rPr>
              <w:t xml:space="preserve">Each of the following items must meet or exceed the requirements in the </w:t>
            </w:r>
            <w:hyperlink r:id="rId9" w:tooltip="Components Reference" w:history="1">
              <w:r w:rsidRPr="00E369F5">
                <w:rPr>
                  <w:rFonts w:eastAsia="Times New Roman" w:cs="Open Sans Light"/>
                  <w:color w:val="0000FF"/>
                  <w:szCs w:val="24"/>
                  <w:u w:val="single"/>
                </w:rPr>
                <w:t>supported technologies</w:t>
              </w:r>
            </w:hyperlink>
            <w:r w:rsidRPr="00E369F5">
              <w:rPr>
                <w:rFonts w:eastAsia="Times New Roman" w:cs="Open Sans Light"/>
                <w:szCs w:val="24"/>
              </w:rPr>
              <w:t xml:space="preserve"> matrix: </w:t>
            </w:r>
          </w:p>
          <w:p w14:paraId="5816B3CD" w14:textId="77777777" w:rsidR="00E369F5" w:rsidRPr="00E369F5" w:rsidRDefault="00E369F5" w:rsidP="00E369F5">
            <w:pPr>
              <w:numPr>
                <w:ilvl w:val="0"/>
                <w:numId w:val="8"/>
              </w:numPr>
              <w:spacing w:before="100" w:beforeAutospacing="1" w:after="100" w:afterAutospacing="1" w:line="240" w:lineRule="auto"/>
              <w:rPr>
                <w:rFonts w:eastAsia="Times New Roman" w:cs="Open Sans Light"/>
                <w:szCs w:val="24"/>
              </w:rPr>
            </w:pPr>
            <w:r w:rsidRPr="00E369F5">
              <w:rPr>
                <w:rFonts w:eastAsia="Times New Roman" w:cs="Open Sans Light"/>
                <w:szCs w:val="24"/>
              </w:rPr>
              <w:lastRenderedPageBreak/>
              <w:t>Computer with a supported operating system and hardware configuration.</w:t>
            </w:r>
          </w:p>
          <w:p w14:paraId="79FCA6F2" w14:textId="77777777" w:rsidR="00E369F5" w:rsidRPr="00E369F5" w:rsidRDefault="00E369F5" w:rsidP="00E369F5">
            <w:pPr>
              <w:numPr>
                <w:ilvl w:val="0"/>
                <w:numId w:val="8"/>
              </w:numPr>
              <w:spacing w:before="100" w:beforeAutospacing="1" w:after="100" w:afterAutospacing="1" w:line="240" w:lineRule="auto"/>
              <w:rPr>
                <w:rFonts w:eastAsia="Times New Roman" w:cs="Open Sans Light"/>
                <w:szCs w:val="24"/>
              </w:rPr>
            </w:pPr>
            <w:r w:rsidRPr="00E369F5">
              <w:rPr>
                <w:rFonts w:eastAsia="Times New Roman" w:cs="Open Sans Light"/>
                <w:szCs w:val="24"/>
              </w:rPr>
              <w:t>Oracle Java Runtime Environment (JRE) or Oracle Java Development Kit (JDK).</w:t>
            </w:r>
          </w:p>
          <w:p w14:paraId="6C9D8C32" w14:textId="77777777" w:rsidR="00E369F5" w:rsidRPr="00E369F5" w:rsidRDefault="00E369F5" w:rsidP="00E369F5">
            <w:pPr>
              <w:numPr>
                <w:ilvl w:val="0"/>
                <w:numId w:val="8"/>
              </w:numPr>
              <w:spacing w:before="100" w:beforeAutospacing="1" w:after="100" w:afterAutospacing="1" w:line="240" w:lineRule="auto"/>
              <w:rPr>
                <w:rFonts w:eastAsia="Times New Roman" w:cs="Open Sans Light"/>
                <w:szCs w:val="24"/>
              </w:rPr>
            </w:pPr>
            <w:r w:rsidRPr="00E369F5">
              <w:rPr>
                <w:rFonts w:eastAsia="Times New Roman" w:cs="Open Sans Light"/>
                <w:szCs w:val="24"/>
              </w:rPr>
              <w:t>Pentaho Repository Database (PostgreSQL, MySQL, MS SQL Server or Oracle) You can also use a preexisting Pentaho Repository platform.</w:t>
            </w:r>
          </w:p>
          <w:p w14:paraId="731844C9" w14:textId="77777777" w:rsidR="00E369F5" w:rsidRPr="00E369F5" w:rsidRDefault="00E369F5" w:rsidP="00E369F5">
            <w:pPr>
              <w:numPr>
                <w:ilvl w:val="0"/>
                <w:numId w:val="8"/>
              </w:numPr>
              <w:spacing w:before="100" w:beforeAutospacing="1" w:after="100" w:afterAutospacing="1" w:line="240" w:lineRule="auto"/>
              <w:rPr>
                <w:rFonts w:eastAsia="Times New Roman" w:cs="Open Sans Light"/>
                <w:szCs w:val="24"/>
              </w:rPr>
            </w:pPr>
            <w:r w:rsidRPr="00E369F5">
              <w:rPr>
                <w:rFonts w:eastAsia="Times New Roman" w:cs="Open Sans Light"/>
                <w:szCs w:val="24"/>
              </w:rPr>
              <w:t>Pentaho Repository Database JDBC Drivers (PostgreSQL, MySQL, MS SQL Server, or Oracle).</w:t>
            </w:r>
          </w:p>
          <w:p w14:paraId="0513BF25" w14:textId="77777777" w:rsidR="00E369F5" w:rsidRPr="00E369F5" w:rsidRDefault="00E369F5" w:rsidP="00E369F5">
            <w:pPr>
              <w:numPr>
                <w:ilvl w:val="0"/>
                <w:numId w:val="8"/>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lastRenderedPageBreak/>
              <w:t>If you are installing your own web application server, you will need to provide these server installs (JBoss or Tomcat). You can also use a preexisting application server.</w:t>
            </w:r>
          </w:p>
        </w:tc>
        <w:tc>
          <w:tcPr>
            <w:tcW w:w="1273" w:type="pct"/>
            <w:tcBorders>
              <w:top w:val="outset" w:sz="6" w:space="0" w:color="auto"/>
              <w:left w:val="outset" w:sz="6" w:space="0" w:color="auto"/>
              <w:bottom w:val="outset" w:sz="6" w:space="0" w:color="auto"/>
              <w:right w:val="outset" w:sz="6" w:space="0" w:color="auto"/>
            </w:tcBorders>
            <w:hideMark/>
          </w:tcPr>
          <w:p w14:paraId="6198A61D"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lastRenderedPageBreak/>
              <w:t xml:space="preserve">A computer that meets Pentaho's </w:t>
            </w:r>
            <w:hyperlink r:id="rId10" w:tooltip="Components Reference" w:history="1">
              <w:r w:rsidRPr="00E369F5">
                <w:rPr>
                  <w:rFonts w:eastAsia="Times New Roman" w:cs="Open Sans Light"/>
                  <w:color w:val="0000FF"/>
                  <w:szCs w:val="24"/>
                  <w:u w:val="single"/>
                </w:rPr>
                <w:t>operating system and hardware requirements</w:t>
              </w:r>
            </w:hyperlink>
            <w:r w:rsidRPr="00E369F5">
              <w:rPr>
                <w:rFonts w:eastAsia="Times New Roman" w:cs="Open Sans Light"/>
                <w:szCs w:val="24"/>
              </w:rPr>
              <w:t>, and each of the following items:</w:t>
            </w:r>
          </w:p>
          <w:p w14:paraId="38297ECD" w14:textId="77777777" w:rsidR="00E369F5" w:rsidRPr="00E369F5" w:rsidRDefault="00E369F5" w:rsidP="00E369F5">
            <w:pPr>
              <w:numPr>
                <w:ilvl w:val="0"/>
                <w:numId w:val="9"/>
              </w:numPr>
              <w:spacing w:before="100" w:beforeAutospacing="1" w:after="100" w:afterAutospacing="1" w:line="240" w:lineRule="auto"/>
              <w:rPr>
                <w:rFonts w:eastAsia="Times New Roman" w:cs="Open Sans Light"/>
                <w:szCs w:val="24"/>
              </w:rPr>
            </w:pPr>
            <w:r w:rsidRPr="00E369F5">
              <w:rPr>
                <w:rFonts w:eastAsia="Times New Roman" w:cs="Open Sans Light"/>
                <w:szCs w:val="24"/>
              </w:rPr>
              <w:lastRenderedPageBreak/>
              <w:t>Computer with a supported operating system and hardware configuration.</w:t>
            </w:r>
          </w:p>
          <w:p w14:paraId="2AF25744" w14:textId="77777777" w:rsidR="00E369F5" w:rsidRPr="00E369F5" w:rsidRDefault="00E369F5" w:rsidP="00E369F5">
            <w:pPr>
              <w:numPr>
                <w:ilvl w:val="0"/>
                <w:numId w:val="9"/>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Oracle Java Runtime Environment (JRE) or Oracle Java Development Kit (JDK).</w:t>
            </w:r>
          </w:p>
        </w:tc>
      </w:tr>
      <w:tr w:rsidR="00DF643A" w:rsidRPr="00E369F5" w14:paraId="45B04BB6" w14:textId="77777777" w:rsidTr="00DF643A">
        <w:trPr>
          <w:tblCellSpacing w:w="0" w:type="dxa"/>
        </w:trPr>
        <w:tc>
          <w:tcPr>
            <w:tcW w:w="964" w:type="pct"/>
            <w:tcBorders>
              <w:top w:val="outset" w:sz="6" w:space="0" w:color="auto"/>
              <w:left w:val="outset" w:sz="6" w:space="0" w:color="auto"/>
              <w:bottom w:val="outset" w:sz="6" w:space="0" w:color="auto"/>
              <w:right w:val="outset" w:sz="6" w:space="0" w:color="auto"/>
            </w:tcBorders>
            <w:hideMark/>
          </w:tcPr>
          <w:p w14:paraId="65252937"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b/>
                <w:bCs/>
                <w:szCs w:val="24"/>
              </w:rPr>
              <w:lastRenderedPageBreak/>
              <w:t>We Supply</w:t>
            </w:r>
          </w:p>
        </w:tc>
        <w:tc>
          <w:tcPr>
            <w:tcW w:w="1586" w:type="pct"/>
            <w:tcBorders>
              <w:top w:val="outset" w:sz="6" w:space="0" w:color="auto"/>
              <w:left w:val="outset" w:sz="6" w:space="0" w:color="auto"/>
              <w:bottom w:val="outset" w:sz="6" w:space="0" w:color="auto"/>
              <w:right w:val="outset" w:sz="6" w:space="0" w:color="auto"/>
            </w:tcBorders>
            <w:hideMark/>
          </w:tcPr>
          <w:p w14:paraId="5DAB1253" w14:textId="77777777" w:rsidR="00E369F5" w:rsidRPr="00E369F5" w:rsidRDefault="00E369F5" w:rsidP="00E369F5">
            <w:pPr>
              <w:numPr>
                <w:ilvl w:val="0"/>
                <w:numId w:val="10"/>
              </w:numPr>
              <w:spacing w:before="100" w:beforeAutospacing="1" w:after="100" w:afterAutospacing="1" w:line="240" w:lineRule="auto"/>
              <w:rPr>
                <w:rFonts w:eastAsia="Times New Roman" w:cs="Open Sans Light"/>
                <w:szCs w:val="24"/>
              </w:rPr>
            </w:pPr>
            <w:r w:rsidRPr="00E369F5">
              <w:rPr>
                <w:rFonts w:eastAsia="Times New Roman" w:cs="Open Sans Light"/>
                <w:szCs w:val="24"/>
              </w:rPr>
              <w:t>Installation Package</w:t>
            </w:r>
          </w:p>
          <w:p w14:paraId="06EAD0D9" w14:textId="77777777" w:rsidR="00E369F5" w:rsidRPr="00E369F5" w:rsidRDefault="00E369F5" w:rsidP="00E369F5">
            <w:pPr>
              <w:numPr>
                <w:ilvl w:val="0"/>
                <w:numId w:val="10"/>
              </w:numPr>
              <w:spacing w:before="100" w:beforeAutospacing="1" w:after="100" w:afterAutospacing="1" w:line="240" w:lineRule="auto"/>
              <w:rPr>
                <w:rFonts w:eastAsia="Times New Roman" w:cs="Open Sans Light"/>
                <w:szCs w:val="24"/>
              </w:rPr>
            </w:pPr>
            <w:r w:rsidRPr="00E369F5">
              <w:rPr>
                <w:rFonts w:eastAsia="Times New Roman" w:cs="Open Sans Light"/>
                <w:szCs w:val="24"/>
              </w:rPr>
              <w:t>Oracle JRE</w:t>
            </w:r>
          </w:p>
          <w:p w14:paraId="795ACE60" w14:textId="77777777" w:rsidR="00E369F5" w:rsidRPr="00E369F5" w:rsidRDefault="00E369F5" w:rsidP="00E369F5">
            <w:pPr>
              <w:numPr>
                <w:ilvl w:val="0"/>
                <w:numId w:val="10"/>
              </w:numPr>
              <w:spacing w:before="100" w:beforeAutospacing="1" w:after="100" w:afterAutospacing="1" w:line="240" w:lineRule="auto"/>
              <w:rPr>
                <w:rFonts w:eastAsia="Times New Roman" w:cs="Open Sans Light"/>
                <w:szCs w:val="24"/>
              </w:rPr>
            </w:pPr>
            <w:r w:rsidRPr="00E369F5">
              <w:rPr>
                <w:rFonts w:eastAsia="Times New Roman" w:cs="Open Sans Light"/>
                <w:szCs w:val="24"/>
              </w:rPr>
              <w:t>Repository Platform (PostgreSQL)</w:t>
            </w:r>
          </w:p>
          <w:p w14:paraId="2BAC25E6" w14:textId="77777777" w:rsidR="00E369F5" w:rsidRPr="00E369F5" w:rsidRDefault="00E369F5" w:rsidP="00E369F5">
            <w:pPr>
              <w:numPr>
                <w:ilvl w:val="0"/>
                <w:numId w:val="10"/>
              </w:numPr>
              <w:spacing w:before="100" w:beforeAutospacing="1" w:after="100" w:afterAutospacing="1" w:line="240" w:lineRule="auto"/>
              <w:rPr>
                <w:rFonts w:eastAsia="Times New Roman" w:cs="Open Sans Light"/>
                <w:szCs w:val="24"/>
              </w:rPr>
            </w:pPr>
            <w:r w:rsidRPr="00E369F5">
              <w:rPr>
                <w:rFonts w:eastAsia="Times New Roman" w:cs="Open Sans Light"/>
                <w:szCs w:val="24"/>
              </w:rPr>
              <w:t>Repository Platform JDBC Driver (PostgreSQL)</w:t>
            </w:r>
          </w:p>
          <w:p w14:paraId="0636A720" w14:textId="77777777" w:rsidR="00E369F5" w:rsidRPr="00E369F5" w:rsidRDefault="00E369F5" w:rsidP="00E369F5">
            <w:pPr>
              <w:numPr>
                <w:ilvl w:val="0"/>
                <w:numId w:val="10"/>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Web Application Server (Tomcat)</w:t>
            </w:r>
          </w:p>
        </w:tc>
        <w:tc>
          <w:tcPr>
            <w:tcW w:w="1178" w:type="pct"/>
            <w:tcBorders>
              <w:top w:val="outset" w:sz="6" w:space="0" w:color="auto"/>
              <w:left w:val="outset" w:sz="6" w:space="0" w:color="auto"/>
              <w:bottom w:val="outset" w:sz="6" w:space="0" w:color="auto"/>
              <w:right w:val="outset" w:sz="6" w:space="0" w:color="auto"/>
            </w:tcBorders>
            <w:hideMark/>
          </w:tcPr>
          <w:p w14:paraId="79B61D6F" w14:textId="77777777" w:rsidR="00E369F5" w:rsidRPr="00E369F5" w:rsidRDefault="00E369F5" w:rsidP="00E369F5">
            <w:pPr>
              <w:numPr>
                <w:ilvl w:val="0"/>
                <w:numId w:val="11"/>
              </w:numPr>
              <w:spacing w:before="100" w:beforeAutospacing="1" w:after="100" w:afterAutospacing="1" w:line="240" w:lineRule="auto"/>
              <w:rPr>
                <w:rFonts w:eastAsia="Times New Roman" w:cs="Open Sans Light"/>
                <w:szCs w:val="24"/>
              </w:rPr>
            </w:pPr>
            <w:r w:rsidRPr="00E369F5">
              <w:rPr>
                <w:rFonts w:eastAsia="Times New Roman" w:cs="Open Sans Light"/>
                <w:szCs w:val="24"/>
              </w:rPr>
              <w:t>Installation Package</w:t>
            </w:r>
          </w:p>
          <w:p w14:paraId="5A942EF9" w14:textId="77777777" w:rsidR="00E369F5" w:rsidRPr="00E369F5" w:rsidRDefault="00E369F5" w:rsidP="00E369F5">
            <w:pPr>
              <w:numPr>
                <w:ilvl w:val="0"/>
                <w:numId w:val="11"/>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Optionally, the web application server (Tomcat)</w:t>
            </w:r>
          </w:p>
        </w:tc>
        <w:tc>
          <w:tcPr>
            <w:tcW w:w="1273" w:type="pct"/>
            <w:tcBorders>
              <w:top w:val="outset" w:sz="6" w:space="0" w:color="auto"/>
              <w:left w:val="outset" w:sz="6" w:space="0" w:color="auto"/>
              <w:bottom w:val="outset" w:sz="6" w:space="0" w:color="auto"/>
              <w:right w:val="outset" w:sz="6" w:space="0" w:color="auto"/>
            </w:tcBorders>
            <w:hideMark/>
          </w:tcPr>
          <w:p w14:paraId="01DAE5D8" w14:textId="77777777" w:rsidR="00E369F5" w:rsidRPr="00E369F5" w:rsidRDefault="00E369F5" w:rsidP="00E369F5">
            <w:pPr>
              <w:numPr>
                <w:ilvl w:val="0"/>
                <w:numId w:val="12"/>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Installation Package</w:t>
            </w:r>
          </w:p>
        </w:tc>
      </w:tr>
      <w:tr w:rsidR="00DF643A" w:rsidRPr="00E369F5" w14:paraId="4E26D496" w14:textId="77777777" w:rsidTr="00DF643A">
        <w:trPr>
          <w:tblCellSpacing w:w="0" w:type="dxa"/>
        </w:trPr>
        <w:tc>
          <w:tcPr>
            <w:tcW w:w="964" w:type="pct"/>
            <w:tcBorders>
              <w:top w:val="outset" w:sz="6" w:space="0" w:color="auto"/>
              <w:left w:val="outset" w:sz="6" w:space="0" w:color="auto"/>
              <w:bottom w:val="outset" w:sz="6" w:space="0" w:color="auto"/>
              <w:right w:val="outset" w:sz="6" w:space="0" w:color="auto"/>
            </w:tcBorders>
            <w:hideMark/>
          </w:tcPr>
          <w:p w14:paraId="17556076"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b/>
                <w:bCs/>
                <w:szCs w:val="24"/>
              </w:rPr>
              <w:t>Technologies Used</w:t>
            </w:r>
          </w:p>
        </w:tc>
        <w:tc>
          <w:tcPr>
            <w:tcW w:w="1586" w:type="pct"/>
            <w:tcBorders>
              <w:top w:val="outset" w:sz="6" w:space="0" w:color="auto"/>
              <w:left w:val="outset" w:sz="6" w:space="0" w:color="auto"/>
              <w:bottom w:val="outset" w:sz="6" w:space="0" w:color="auto"/>
              <w:right w:val="outset" w:sz="6" w:space="0" w:color="auto"/>
            </w:tcBorders>
            <w:hideMark/>
          </w:tcPr>
          <w:p w14:paraId="41624318" w14:textId="77777777" w:rsidR="00E369F5" w:rsidRPr="00E369F5" w:rsidRDefault="00E369F5" w:rsidP="00E369F5">
            <w:pPr>
              <w:numPr>
                <w:ilvl w:val="0"/>
                <w:numId w:val="13"/>
              </w:numPr>
              <w:spacing w:before="100" w:beforeAutospacing="1" w:after="100" w:afterAutospacing="1" w:line="240" w:lineRule="auto"/>
              <w:rPr>
                <w:rFonts w:eastAsia="Times New Roman" w:cs="Open Sans Light"/>
                <w:szCs w:val="24"/>
              </w:rPr>
            </w:pPr>
            <w:r w:rsidRPr="00E369F5">
              <w:rPr>
                <w:rFonts w:eastAsia="Times New Roman" w:cs="Open Sans Light"/>
                <w:szCs w:val="24"/>
              </w:rPr>
              <w:t>Tomcat</w:t>
            </w:r>
          </w:p>
          <w:p w14:paraId="71B4BA58" w14:textId="77777777" w:rsidR="00E369F5" w:rsidRPr="00E369F5" w:rsidRDefault="00E369F5" w:rsidP="00E369F5">
            <w:pPr>
              <w:numPr>
                <w:ilvl w:val="0"/>
                <w:numId w:val="13"/>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PostgreSQL</w:t>
            </w:r>
          </w:p>
        </w:tc>
        <w:tc>
          <w:tcPr>
            <w:tcW w:w="1178" w:type="pct"/>
            <w:tcBorders>
              <w:top w:val="outset" w:sz="6" w:space="0" w:color="auto"/>
              <w:left w:val="outset" w:sz="6" w:space="0" w:color="auto"/>
              <w:bottom w:val="outset" w:sz="6" w:space="0" w:color="auto"/>
              <w:right w:val="outset" w:sz="6" w:space="0" w:color="auto"/>
            </w:tcBorders>
            <w:hideMark/>
          </w:tcPr>
          <w:p w14:paraId="3D5DBEE0" w14:textId="77777777" w:rsidR="00E369F5" w:rsidRPr="00E369F5" w:rsidRDefault="00E369F5" w:rsidP="00E369F5">
            <w:pPr>
              <w:numPr>
                <w:ilvl w:val="0"/>
                <w:numId w:val="14"/>
              </w:numPr>
              <w:spacing w:before="100" w:beforeAutospacing="1" w:after="100" w:afterAutospacing="1" w:line="240" w:lineRule="auto"/>
              <w:rPr>
                <w:rFonts w:eastAsia="Times New Roman" w:cs="Open Sans Light"/>
                <w:szCs w:val="24"/>
              </w:rPr>
            </w:pPr>
            <w:r w:rsidRPr="00E369F5">
              <w:rPr>
                <w:rFonts w:eastAsia="Times New Roman" w:cs="Open Sans Light"/>
                <w:szCs w:val="24"/>
              </w:rPr>
              <w:t xml:space="preserve">If you are using the web application server provided by </w:t>
            </w:r>
            <w:r w:rsidRPr="00E369F5">
              <w:rPr>
                <w:rFonts w:eastAsia="Times New Roman" w:cs="Open Sans Light"/>
                <w:szCs w:val="24"/>
              </w:rPr>
              <w:lastRenderedPageBreak/>
              <w:t>Pentaho, it is Tomcat.</w:t>
            </w:r>
          </w:p>
          <w:p w14:paraId="5070696C" w14:textId="77777777" w:rsidR="00E369F5" w:rsidRPr="00E369F5" w:rsidRDefault="00E369F5" w:rsidP="00E369F5">
            <w:pPr>
              <w:numPr>
                <w:ilvl w:val="0"/>
                <w:numId w:val="14"/>
              </w:numPr>
              <w:spacing w:before="100" w:beforeAutospacing="1" w:after="100" w:afterAutospacing="1" w:line="240" w:lineRule="auto"/>
              <w:rPr>
                <w:rFonts w:eastAsia="Times New Roman" w:cs="Open Sans Light"/>
                <w:szCs w:val="24"/>
              </w:rPr>
            </w:pPr>
            <w:r w:rsidRPr="00E369F5">
              <w:rPr>
                <w:rFonts w:eastAsia="Times New Roman" w:cs="Open Sans Light"/>
                <w:szCs w:val="24"/>
              </w:rPr>
              <w:t>If you are using your own web application server, you must provide either a Tomcat or a JBoss server.</w:t>
            </w:r>
          </w:p>
          <w:p w14:paraId="03892A1B" w14:textId="77777777" w:rsidR="00E369F5" w:rsidRPr="00E369F5" w:rsidRDefault="00E369F5" w:rsidP="00E369F5">
            <w:pPr>
              <w:numPr>
                <w:ilvl w:val="0"/>
                <w:numId w:val="14"/>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PostgreSQL, MySQL, MS SQL Server, or Oracle</w:t>
            </w:r>
          </w:p>
        </w:tc>
        <w:tc>
          <w:tcPr>
            <w:tcW w:w="1273" w:type="pct"/>
            <w:tcBorders>
              <w:top w:val="outset" w:sz="6" w:space="0" w:color="auto"/>
              <w:left w:val="outset" w:sz="6" w:space="0" w:color="auto"/>
              <w:bottom w:val="outset" w:sz="6" w:space="0" w:color="auto"/>
              <w:right w:val="outset" w:sz="6" w:space="0" w:color="auto"/>
            </w:tcBorders>
            <w:hideMark/>
          </w:tcPr>
          <w:p w14:paraId="4021076E" w14:textId="77777777" w:rsidR="00E369F5" w:rsidRPr="00E369F5" w:rsidRDefault="00E369F5" w:rsidP="00E369F5">
            <w:p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lastRenderedPageBreak/>
              <w:t>N/A</w:t>
            </w:r>
          </w:p>
        </w:tc>
      </w:tr>
      <w:tr w:rsidR="00DF643A" w:rsidRPr="00E369F5" w14:paraId="5949CC4E" w14:textId="77777777" w:rsidTr="00DF643A">
        <w:trPr>
          <w:tblCellSpacing w:w="0" w:type="dxa"/>
        </w:trPr>
        <w:tc>
          <w:tcPr>
            <w:tcW w:w="964" w:type="pct"/>
            <w:tcBorders>
              <w:top w:val="outset" w:sz="6" w:space="0" w:color="auto"/>
              <w:left w:val="outset" w:sz="6" w:space="0" w:color="auto"/>
              <w:bottom w:val="outset" w:sz="6" w:space="0" w:color="auto"/>
              <w:right w:val="outset" w:sz="6" w:space="0" w:color="auto"/>
            </w:tcBorders>
            <w:hideMark/>
          </w:tcPr>
          <w:p w14:paraId="42B65F3A"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b/>
                <w:bCs/>
                <w:szCs w:val="24"/>
              </w:rPr>
              <w:t>Expertise</w:t>
            </w:r>
          </w:p>
        </w:tc>
        <w:tc>
          <w:tcPr>
            <w:tcW w:w="1586" w:type="pct"/>
            <w:tcBorders>
              <w:top w:val="outset" w:sz="6" w:space="0" w:color="auto"/>
              <w:left w:val="outset" w:sz="6" w:space="0" w:color="auto"/>
              <w:bottom w:val="outset" w:sz="6" w:space="0" w:color="auto"/>
              <w:right w:val="outset" w:sz="6" w:space="0" w:color="auto"/>
            </w:tcBorders>
            <w:hideMark/>
          </w:tcPr>
          <w:p w14:paraId="696FFAA7" w14:textId="77777777" w:rsidR="00E369F5" w:rsidRPr="00E369F5" w:rsidRDefault="00E369F5" w:rsidP="00E369F5">
            <w:pPr>
              <w:numPr>
                <w:ilvl w:val="0"/>
                <w:numId w:val="15"/>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Basic computer knowledge.</w:t>
            </w:r>
          </w:p>
        </w:tc>
        <w:tc>
          <w:tcPr>
            <w:tcW w:w="1178" w:type="pct"/>
            <w:tcBorders>
              <w:top w:val="outset" w:sz="6" w:space="0" w:color="auto"/>
              <w:left w:val="outset" w:sz="6" w:space="0" w:color="auto"/>
              <w:bottom w:val="outset" w:sz="6" w:space="0" w:color="auto"/>
              <w:right w:val="outset" w:sz="6" w:space="0" w:color="auto"/>
            </w:tcBorders>
            <w:hideMark/>
          </w:tcPr>
          <w:p w14:paraId="07EFB68F" w14:textId="77777777" w:rsidR="00E369F5" w:rsidRPr="00E369F5" w:rsidRDefault="00E369F5" w:rsidP="00E369F5">
            <w:pPr>
              <w:numPr>
                <w:ilvl w:val="0"/>
                <w:numId w:val="16"/>
              </w:numPr>
              <w:spacing w:before="100" w:beforeAutospacing="1" w:after="100" w:afterAutospacing="1" w:line="240" w:lineRule="auto"/>
              <w:rPr>
                <w:rFonts w:eastAsia="Times New Roman" w:cs="Open Sans Light"/>
                <w:szCs w:val="24"/>
              </w:rPr>
            </w:pPr>
            <w:r w:rsidRPr="00E369F5">
              <w:rPr>
                <w:rFonts w:eastAsia="Times New Roman" w:cs="Open Sans Light"/>
                <w:szCs w:val="24"/>
              </w:rPr>
              <w:t>Knowledge of your networking environment, including database port numbers if they differ from the default and IP addresses.</w:t>
            </w:r>
          </w:p>
          <w:p w14:paraId="123B2FEB" w14:textId="77777777" w:rsidR="00E369F5" w:rsidRPr="00E369F5" w:rsidRDefault="00E369F5" w:rsidP="00E369F5">
            <w:pPr>
              <w:numPr>
                <w:ilvl w:val="0"/>
                <w:numId w:val="16"/>
              </w:numPr>
              <w:spacing w:before="100" w:beforeAutospacing="1" w:after="100" w:afterAutospacing="1" w:line="240" w:lineRule="auto"/>
              <w:rPr>
                <w:rFonts w:eastAsia="Times New Roman" w:cs="Open Sans Light"/>
                <w:szCs w:val="24"/>
              </w:rPr>
            </w:pPr>
            <w:r w:rsidRPr="00E369F5">
              <w:rPr>
                <w:rFonts w:eastAsia="Times New Roman" w:cs="Open Sans Light"/>
                <w:szCs w:val="24"/>
              </w:rPr>
              <w:t>Permission to access installation directories.</w:t>
            </w:r>
          </w:p>
          <w:p w14:paraId="03AA050B" w14:textId="77777777" w:rsidR="00E369F5" w:rsidRPr="00E369F5" w:rsidRDefault="00E369F5" w:rsidP="00E369F5">
            <w:pPr>
              <w:numPr>
                <w:ilvl w:val="0"/>
                <w:numId w:val="16"/>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lastRenderedPageBreak/>
              <w:t>Root or Administrative access.</w:t>
            </w:r>
          </w:p>
        </w:tc>
        <w:tc>
          <w:tcPr>
            <w:tcW w:w="1273" w:type="pct"/>
            <w:tcBorders>
              <w:top w:val="outset" w:sz="6" w:space="0" w:color="auto"/>
              <w:left w:val="outset" w:sz="6" w:space="0" w:color="auto"/>
              <w:bottom w:val="outset" w:sz="6" w:space="0" w:color="auto"/>
              <w:right w:val="outset" w:sz="6" w:space="0" w:color="auto"/>
            </w:tcBorders>
            <w:hideMark/>
          </w:tcPr>
          <w:p w14:paraId="2C903317" w14:textId="77777777" w:rsidR="00E369F5" w:rsidRPr="00E369F5" w:rsidRDefault="00E369F5" w:rsidP="00E369F5">
            <w:pPr>
              <w:numPr>
                <w:ilvl w:val="0"/>
                <w:numId w:val="17"/>
              </w:numPr>
              <w:spacing w:before="100" w:beforeAutospacing="1" w:after="100" w:afterAutospacing="1" w:line="240" w:lineRule="auto"/>
              <w:rPr>
                <w:rFonts w:eastAsia="Times New Roman" w:cs="Open Sans Light"/>
                <w:szCs w:val="24"/>
              </w:rPr>
            </w:pPr>
            <w:r w:rsidRPr="00E369F5">
              <w:rPr>
                <w:rFonts w:eastAsia="Times New Roman" w:cs="Open Sans Light"/>
                <w:szCs w:val="24"/>
              </w:rPr>
              <w:lastRenderedPageBreak/>
              <w:t>Basic computer knowledge.</w:t>
            </w:r>
          </w:p>
          <w:p w14:paraId="3304C6C2" w14:textId="77777777" w:rsidR="00E369F5" w:rsidRPr="00E369F5" w:rsidRDefault="00E369F5" w:rsidP="00E369F5">
            <w:pPr>
              <w:numPr>
                <w:ilvl w:val="0"/>
                <w:numId w:val="17"/>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Root or Administrative access.</w:t>
            </w:r>
          </w:p>
        </w:tc>
      </w:tr>
      <w:tr w:rsidR="00DF643A" w:rsidRPr="00E369F5" w14:paraId="7BF06DC0" w14:textId="77777777" w:rsidTr="00DF643A">
        <w:trPr>
          <w:tblCellSpacing w:w="0" w:type="dxa"/>
        </w:trPr>
        <w:tc>
          <w:tcPr>
            <w:tcW w:w="964" w:type="pct"/>
            <w:tcBorders>
              <w:top w:val="outset" w:sz="6" w:space="0" w:color="auto"/>
              <w:left w:val="outset" w:sz="6" w:space="0" w:color="auto"/>
              <w:bottom w:val="outset" w:sz="6" w:space="0" w:color="auto"/>
              <w:right w:val="outset" w:sz="6" w:space="0" w:color="auto"/>
            </w:tcBorders>
            <w:hideMark/>
          </w:tcPr>
          <w:p w14:paraId="7F2F9F47"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b/>
                <w:bCs/>
                <w:szCs w:val="24"/>
              </w:rPr>
              <w:t>Approximate Installation Time</w:t>
            </w:r>
          </w:p>
        </w:tc>
        <w:tc>
          <w:tcPr>
            <w:tcW w:w="1586" w:type="pct"/>
            <w:tcBorders>
              <w:top w:val="outset" w:sz="6" w:space="0" w:color="auto"/>
              <w:left w:val="outset" w:sz="6" w:space="0" w:color="auto"/>
              <w:bottom w:val="outset" w:sz="6" w:space="0" w:color="auto"/>
              <w:right w:val="outset" w:sz="6" w:space="0" w:color="auto"/>
            </w:tcBorders>
            <w:hideMark/>
          </w:tcPr>
          <w:p w14:paraId="60FE69EA" w14:textId="77777777" w:rsidR="00E369F5" w:rsidRPr="00E369F5" w:rsidRDefault="00E369F5" w:rsidP="00E369F5">
            <w:pPr>
              <w:spacing w:after="0" w:line="240" w:lineRule="auto"/>
              <w:rPr>
                <w:rFonts w:ascii="Times New Roman" w:eastAsia="Times New Roman" w:hAnsi="Times New Roman" w:cs="Times New Roman"/>
                <w:szCs w:val="24"/>
              </w:rPr>
            </w:pPr>
            <w:r w:rsidRPr="00E369F5">
              <w:rPr>
                <w:rFonts w:eastAsia="Times New Roman" w:cs="Open Sans Light"/>
                <w:szCs w:val="24"/>
              </w:rPr>
              <w:t>30 minutes</w:t>
            </w:r>
          </w:p>
        </w:tc>
        <w:tc>
          <w:tcPr>
            <w:tcW w:w="1178" w:type="pct"/>
            <w:tcBorders>
              <w:top w:val="outset" w:sz="6" w:space="0" w:color="auto"/>
              <w:left w:val="outset" w:sz="6" w:space="0" w:color="auto"/>
              <w:bottom w:val="outset" w:sz="6" w:space="0" w:color="auto"/>
              <w:right w:val="outset" w:sz="6" w:space="0" w:color="auto"/>
            </w:tcBorders>
            <w:hideMark/>
          </w:tcPr>
          <w:p w14:paraId="1B32316B" w14:textId="77777777" w:rsidR="00E369F5" w:rsidRPr="00E369F5" w:rsidRDefault="00E369F5" w:rsidP="00E369F5">
            <w:pPr>
              <w:numPr>
                <w:ilvl w:val="0"/>
                <w:numId w:val="18"/>
              </w:numPr>
              <w:spacing w:before="100" w:beforeAutospacing="1" w:after="100" w:afterAutospacing="1" w:line="240" w:lineRule="auto"/>
              <w:rPr>
                <w:rFonts w:eastAsia="Times New Roman" w:cs="Open Sans Light"/>
                <w:szCs w:val="24"/>
              </w:rPr>
            </w:pPr>
            <w:r w:rsidRPr="00E369F5">
              <w:rPr>
                <w:rFonts w:eastAsia="Times New Roman" w:cs="Open Sans Light"/>
                <w:szCs w:val="24"/>
              </w:rPr>
              <w:t>60 to 90 minutes if you are using the Pentaho-provided web application server.</w:t>
            </w:r>
          </w:p>
          <w:p w14:paraId="6F9E8F90" w14:textId="77777777" w:rsidR="00E369F5" w:rsidRPr="00E369F5" w:rsidRDefault="00E369F5" w:rsidP="00E369F5">
            <w:pPr>
              <w:numPr>
                <w:ilvl w:val="0"/>
                <w:numId w:val="18"/>
              </w:numPr>
              <w:spacing w:before="100" w:beforeAutospacing="1" w:after="100" w:afterAutospacing="1" w:line="240" w:lineRule="auto"/>
              <w:rPr>
                <w:rFonts w:ascii="Times New Roman" w:eastAsia="Times New Roman" w:hAnsi="Times New Roman" w:cs="Times New Roman"/>
                <w:szCs w:val="24"/>
              </w:rPr>
            </w:pPr>
            <w:r w:rsidRPr="00E369F5">
              <w:rPr>
                <w:rFonts w:eastAsia="Times New Roman" w:cs="Open Sans Light"/>
                <w:szCs w:val="24"/>
              </w:rPr>
              <w:t>1 to 3 hours if you are installing your own web application server.</w:t>
            </w:r>
          </w:p>
        </w:tc>
        <w:tc>
          <w:tcPr>
            <w:tcW w:w="1273" w:type="pct"/>
            <w:tcBorders>
              <w:top w:val="outset" w:sz="6" w:space="0" w:color="auto"/>
              <w:left w:val="outset" w:sz="6" w:space="0" w:color="auto"/>
              <w:bottom w:val="outset" w:sz="6" w:space="0" w:color="auto"/>
              <w:right w:val="outset" w:sz="6" w:space="0" w:color="auto"/>
            </w:tcBorders>
            <w:hideMark/>
          </w:tcPr>
          <w:p w14:paraId="30F68245" w14:textId="77777777" w:rsidR="00E369F5" w:rsidRPr="00E369F5" w:rsidRDefault="00E369F5" w:rsidP="00E369F5">
            <w:pPr>
              <w:spacing w:after="0" w:line="240" w:lineRule="auto"/>
              <w:rPr>
                <w:rFonts w:eastAsia="Times New Roman" w:cs="Open Sans Light"/>
                <w:szCs w:val="24"/>
              </w:rPr>
            </w:pPr>
            <w:r w:rsidRPr="00E369F5">
              <w:rPr>
                <w:rFonts w:eastAsia="Times New Roman" w:cs="Open Sans Light"/>
                <w:szCs w:val="24"/>
              </w:rPr>
              <w:t>5 - 10 minutes per client tool</w:t>
            </w:r>
          </w:p>
        </w:tc>
      </w:tr>
    </w:tbl>
    <w:p w14:paraId="51AF530A"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 xml:space="preserve">You can download Pentaho software from the </w:t>
      </w:r>
      <w:hyperlink r:id="rId11" w:tgtFrame="_blank" w:history="1">
        <w:r w:rsidRPr="00E369F5">
          <w:rPr>
            <w:rFonts w:eastAsia="Times New Roman" w:cs="Open Sans Light"/>
            <w:color w:val="0000FF"/>
            <w:szCs w:val="24"/>
            <w:u w:val="single"/>
          </w:rPr>
          <w:t>Pentaho website</w:t>
        </w:r>
      </w:hyperlink>
      <w:r w:rsidRPr="00E369F5">
        <w:rPr>
          <w:rFonts w:eastAsia="Times New Roman" w:cs="Open Sans Light"/>
          <w:szCs w:val="24"/>
        </w:rPr>
        <w:t xml:space="preserve"> or the </w:t>
      </w:r>
      <w:hyperlink r:id="rId12" w:tgtFrame="_blank" w:history="1">
        <w:r w:rsidRPr="00E369F5">
          <w:rPr>
            <w:rFonts w:eastAsia="Times New Roman" w:cs="Open Sans Light"/>
            <w:color w:val="0000FF"/>
            <w:szCs w:val="24"/>
            <w:u w:val="single"/>
          </w:rPr>
          <w:t>Pentaho Support Portal</w:t>
        </w:r>
      </w:hyperlink>
      <w:r w:rsidRPr="00E369F5">
        <w:rPr>
          <w:rFonts w:eastAsia="Times New Roman" w:cs="Open Sans Light"/>
          <w:szCs w:val="24"/>
        </w:rPr>
        <w:t>. </w:t>
      </w:r>
    </w:p>
    <w:p w14:paraId="4E117CE0" w14:textId="77777777" w:rsidR="00E369F5" w:rsidRPr="00E369F5" w:rsidRDefault="00E369F5" w:rsidP="00E369F5">
      <w:pPr>
        <w:spacing w:before="100" w:beforeAutospacing="1" w:after="100" w:afterAutospacing="1" w:line="240" w:lineRule="auto"/>
        <w:outlineLvl w:val="1"/>
        <w:rPr>
          <w:rFonts w:eastAsia="Times New Roman" w:cs="Open Sans Light"/>
          <w:b/>
          <w:bCs/>
          <w:sz w:val="36"/>
          <w:szCs w:val="36"/>
        </w:rPr>
      </w:pPr>
      <w:r w:rsidRPr="00E369F5">
        <w:rPr>
          <w:rFonts w:eastAsia="Times New Roman" w:cs="Open Sans Light"/>
          <w:b/>
          <w:bCs/>
          <w:sz w:val="36"/>
          <w:szCs w:val="36"/>
        </w:rPr>
        <w:t xml:space="preserve">Next Steps </w:t>
      </w:r>
    </w:p>
    <w:p w14:paraId="0FF079D7" w14:textId="77777777" w:rsidR="00E369F5" w:rsidRPr="00E369F5" w:rsidRDefault="00E369F5" w:rsidP="00E369F5">
      <w:pPr>
        <w:spacing w:before="100" w:beforeAutospacing="1" w:after="100" w:afterAutospacing="1" w:line="240" w:lineRule="auto"/>
        <w:outlineLvl w:val="1"/>
        <w:rPr>
          <w:rFonts w:eastAsia="Times New Roman" w:cs="Open Sans Light"/>
          <w:szCs w:val="24"/>
        </w:rPr>
      </w:pPr>
      <w:r w:rsidRPr="00E369F5">
        <w:rPr>
          <w:rFonts w:eastAsia="Times New Roman" w:cs="Open Sans Light"/>
          <w:szCs w:val="24"/>
        </w:rPr>
        <w:t xml:space="preserve">Proceed with the following installation path based on your analysis of the decision table in </w:t>
      </w:r>
      <w:hyperlink r:id="rId13" w:anchor="Select_Installation_Method" w:tooltip="Installation" w:history="1">
        <w:r w:rsidRPr="00E369F5">
          <w:rPr>
            <w:rFonts w:eastAsia="Times New Roman" w:cs="Open Sans Light"/>
            <w:color w:val="0000FF"/>
            <w:szCs w:val="24"/>
            <w:u w:val="single"/>
          </w:rPr>
          <w:t>Select Installation Method</w:t>
        </w:r>
      </w:hyperlink>
      <w:r w:rsidRPr="00E369F5">
        <w:rPr>
          <w:rFonts w:eastAsia="Times New Roman" w:cs="Open Sans Light"/>
          <w:szCs w:val="24"/>
        </w:rPr>
        <w:t>:</w:t>
      </w:r>
    </w:p>
    <w:p w14:paraId="177EE621" w14:textId="77777777" w:rsidR="00E369F5" w:rsidRPr="00E369F5" w:rsidRDefault="001D56D2" w:rsidP="00E369F5">
      <w:pPr>
        <w:numPr>
          <w:ilvl w:val="0"/>
          <w:numId w:val="19"/>
        </w:numPr>
        <w:spacing w:before="100" w:beforeAutospacing="1" w:after="100" w:afterAutospacing="1" w:line="240" w:lineRule="auto"/>
        <w:rPr>
          <w:rFonts w:eastAsia="Times New Roman" w:cs="Open Sans Light"/>
          <w:szCs w:val="24"/>
        </w:rPr>
      </w:pPr>
      <w:hyperlink r:id="rId14" w:tooltip="Install the Pentaho Suite Using the Installation Wizard" w:history="1">
        <w:r w:rsidR="00E369F5" w:rsidRPr="00E369F5">
          <w:rPr>
            <w:rFonts w:eastAsia="Times New Roman" w:cs="Open Sans Light"/>
            <w:color w:val="0000FF"/>
            <w:szCs w:val="24"/>
            <w:u w:val="single"/>
          </w:rPr>
          <w:t>Install the Pentaho Suite Using the Installation Wizard</w:t>
        </w:r>
      </w:hyperlink>
    </w:p>
    <w:p w14:paraId="7A4F3C3A" w14:textId="77777777" w:rsidR="00E369F5" w:rsidRPr="00E369F5" w:rsidRDefault="001D56D2" w:rsidP="00E369F5">
      <w:pPr>
        <w:numPr>
          <w:ilvl w:val="0"/>
          <w:numId w:val="19"/>
        </w:numPr>
        <w:spacing w:before="100" w:beforeAutospacing="1" w:after="100" w:afterAutospacing="1" w:line="240" w:lineRule="auto"/>
        <w:rPr>
          <w:rFonts w:eastAsia="Times New Roman" w:cs="Open Sans Light"/>
          <w:szCs w:val="24"/>
        </w:rPr>
      </w:pPr>
      <w:hyperlink r:id="rId15" w:tooltip="Manually Install the Pentaho Server" w:history="1">
        <w:r w:rsidR="00E369F5" w:rsidRPr="00E369F5">
          <w:rPr>
            <w:rFonts w:eastAsia="Times New Roman" w:cs="Open Sans Light"/>
            <w:color w:val="0000FF"/>
            <w:szCs w:val="24"/>
            <w:u w:val="single"/>
          </w:rPr>
          <w:t>Manually Install the Pentaho Server</w:t>
        </w:r>
      </w:hyperlink>
    </w:p>
    <w:p w14:paraId="4CC67EC5" w14:textId="77777777" w:rsidR="00E369F5" w:rsidRPr="00E369F5" w:rsidRDefault="001D56D2" w:rsidP="00E369F5">
      <w:pPr>
        <w:numPr>
          <w:ilvl w:val="0"/>
          <w:numId w:val="19"/>
        </w:numPr>
        <w:spacing w:before="100" w:beforeAutospacing="1" w:after="100" w:afterAutospacing="1" w:line="240" w:lineRule="auto"/>
        <w:rPr>
          <w:rFonts w:eastAsia="Times New Roman" w:cs="Open Sans Light"/>
          <w:szCs w:val="24"/>
        </w:rPr>
      </w:pPr>
      <w:hyperlink r:id="rId16" w:tooltip="Install Pentaho Client Tools" w:history="1">
        <w:r w:rsidR="00E369F5" w:rsidRPr="00E369F5">
          <w:rPr>
            <w:rFonts w:eastAsia="Times New Roman" w:cs="Open Sans Light"/>
            <w:color w:val="0000FF"/>
            <w:szCs w:val="24"/>
            <w:u w:val="single"/>
          </w:rPr>
          <w:t>Install the Pentaho Client Tools</w:t>
        </w:r>
      </w:hyperlink>
    </w:p>
    <w:p w14:paraId="75FA3596" w14:textId="77777777" w:rsidR="00E369F5" w:rsidRPr="00E369F5" w:rsidRDefault="00E369F5" w:rsidP="00E369F5">
      <w:pPr>
        <w:spacing w:before="100" w:beforeAutospacing="1" w:after="100" w:afterAutospacing="1" w:line="240" w:lineRule="auto"/>
        <w:rPr>
          <w:rFonts w:eastAsia="Times New Roman" w:cs="Open Sans Light"/>
          <w:szCs w:val="24"/>
        </w:rPr>
      </w:pPr>
      <w:r w:rsidRPr="00E369F5">
        <w:rPr>
          <w:rFonts w:eastAsia="Times New Roman" w:cs="Open Sans Light"/>
          <w:szCs w:val="24"/>
        </w:rPr>
        <w:t xml:space="preserve">If you need installation help, contact </w:t>
      </w:r>
      <w:hyperlink r:id="rId17" w:tgtFrame="_blank" w:tooltip="https://support.pentaho.com/home" w:history="1">
        <w:r w:rsidRPr="00E369F5">
          <w:rPr>
            <w:rFonts w:eastAsia="Times New Roman" w:cs="Open Sans Light"/>
            <w:color w:val="0000FF"/>
            <w:szCs w:val="24"/>
            <w:u w:val="single"/>
          </w:rPr>
          <w:t>Pentaho Support</w:t>
        </w:r>
      </w:hyperlink>
      <w:r w:rsidRPr="00E369F5">
        <w:rPr>
          <w:rFonts w:eastAsia="Times New Roman" w:cs="Open Sans Light"/>
          <w:szCs w:val="24"/>
        </w:rPr>
        <w:t>.</w:t>
      </w:r>
    </w:p>
    <w:p w14:paraId="2055B774" w14:textId="77777777" w:rsidR="00CB20C3" w:rsidRDefault="00CB20C3" w:rsidP="00CB20C3">
      <w:pPr>
        <w:rPr>
          <w:ins w:id="38" w:author="David Coverston" w:date="2016-12-08T10:33:00Z"/>
          <w:rFonts w:ascii="Calibri" w:eastAsia="Times New Roman" w:hAnsi="Calibri"/>
          <w:sz w:val="22"/>
        </w:rPr>
      </w:pPr>
      <w:ins w:id="39" w:author="David Coverston" w:date="2016-12-08T10:33:00Z">
        <w:r>
          <w:rPr>
            <w:rFonts w:eastAsia="Times New Roman"/>
            <w:b/>
            <w:bCs/>
          </w:rPr>
          <w:t>From:</w:t>
        </w:r>
        <w:r>
          <w:rPr>
            <w:rFonts w:eastAsia="Times New Roman"/>
          </w:rPr>
          <w:t xml:space="preserve"> David Kincade </w:t>
        </w:r>
        <w:r>
          <w:rPr>
            <w:rFonts w:eastAsia="Times New Roman"/>
          </w:rPr>
          <w:br/>
        </w:r>
        <w:r>
          <w:rPr>
            <w:rFonts w:eastAsia="Times New Roman"/>
            <w:b/>
            <w:bCs/>
          </w:rPr>
          <w:t>Sent:</w:t>
        </w:r>
        <w:r>
          <w:rPr>
            <w:rFonts w:eastAsia="Times New Roman"/>
          </w:rPr>
          <w:t xml:space="preserve"> Wednesday, December 7, 2016 10:45 AM</w:t>
        </w:r>
        <w:r>
          <w:rPr>
            <w:rFonts w:eastAsia="Times New Roman"/>
          </w:rPr>
          <w:br/>
        </w:r>
        <w:r>
          <w:rPr>
            <w:rFonts w:eastAsia="Times New Roman"/>
            <w:b/>
            <w:bCs/>
          </w:rPr>
          <w:lastRenderedPageBreak/>
          <w:t>To:</w:t>
        </w:r>
        <w:r>
          <w:rPr>
            <w:rFonts w:eastAsia="Times New Roman"/>
          </w:rPr>
          <w:t xml:space="preserve"> David Coverston &lt;dcoverston@pentaho.com&gt;</w:t>
        </w:r>
        <w:r>
          <w:rPr>
            <w:rFonts w:eastAsia="Times New Roman"/>
          </w:rPr>
          <w:br/>
        </w:r>
        <w:r>
          <w:rPr>
            <w:rFonts w:eastAsia="Times New Roman"/>
            <w:b/>
            <w:bCs/>
          </w:rPr>
          <w:t>Subject:</w:t>
        </w:r>
        <w:r>
          <w:rPr>
            <w:rFonts w:eastAsia="Times New Roman"/>
          </w:rPr>
          <w:t xml:space="preserve"> Re: Tech review for DOC-3060</w:t>
        </w:r>
      </w:ins>
    </w:p>
    <w:p w14:paraId="136B8EF9" w14:textId="77777777" w:rsidR="00CB20C3" w:rsidRDefault="00CB20C3" w:rsidP="00CB20C3">
      <w:pPr>
        <w:rPr>
          <w:ins w:id="40" w:author="David Coverston" w:date="2016-12-08T10:33:00Z"/>
        </w:rPr>
      </w:pPr>
    </w:p>
    <w:p w14:paraId="205891EB" w14:textId="77777777" w:rsidR="00CB20C3" w:rsidRDefault="00CB20C3" w:rsidP="00CB20C3">
      <w:pPr>
        <w:rPr>
          <w:ins w:id="41" w:author="David Coverston" w:date="2016-12-08T10:33:00Z"/>
          <w:rFonts w:eastAsia="Times New Roman"/>
          <w:color w:val="000000"/>
          <w:sz w:val="21"/>
          <w:szCs w:val="21"/>
        </w:rPr>
      </w:pPr>
      <w:ins w:id="42" w:author="David Coverston" w:date="2016-12-08T10:33:00Z">
        <w:r>
          <w:rPr>
            <w:rFonts w:eastAsia="Times New Roman"/>
            <w:color w:val="000000"/>
            <w:sz w:val="21"/>
            <w:szCs w:val="21"/>
          </w:rPr>
          <w:t>I did the review. I can answer your questions but my comment may make your question irrelevant.</w:t>
        </w:r>
      </w:ins>
    </w:p>
    <w:p w14:paraId="00E2A557" w14:textId="77777777" w:rsidR="00CB20C3" w:rsidRDefault="00CB20C3" w:rsidP="00CB20C3">
      <w:pPr>
        <w:rPr>
          <w:ins w:id="43" w:author="David Coverston" w:date="2016-12-08T10:33:00Z"/>
          <w:rFonts w:eastAsia="Times New Roman"/>
          <w:color w:val="000000"/>
          <w:sz w:val="21"/>
          <w:szCs w:val="21"/>
        </w:rPr>
      </w:pPr>
    </w:p>
    <w:p w14:paraId="11ED9A3A" w14:textId="77777777" w:rsidR="00CB20C3" w:rsidRDefault="00CB20C3" w:rsidP="00CB20C3">
      <w:pPr>
        <w:rPr>
          <w:ins w:id="44" w:author="David Coverston" w:date="2016-12-08T10:33:00Z"/>
          <w:rFonts w:eastAsia="Times New Roman"/>
          <w:color w:val="000000"/>
          <w:sz w:val="21"/>
          <w:szCs w:val="21"/>
        </w:rPr>
      </w:pPr>
      <w:ins w:id="45" w:author="David Coverston" w:date="2016-12-08T10:33:00Z">
        <w:r>
          <w:rPr>
            <w:rFonts w:eastAsia="Times New Roman"/>
            <w:color w:val="000000"/>
            <w:sz w:val="21"/>
            <w:szCs w:val="21"/>
          </w:rPr>
          <w:t xml:space="preserve">The DI plugins mentioned are not option for installation. The user is not presented with an option to install/ to not install them. They get installed for everyone and it is a manual process to remove them if so desired (this would be rare). </w:t>
        </w:r>
        <w:proofErr w:type="gramStart"/>
        <w:r>
          <w:rPr>
            <w:rFonts w:eastAsia="Times New Roman"/>
            <w:color w:val="000000"/>
            <w:sz w:val="21"/>
            <w:szCs w:val="21"/>
          </w:rPr>
          <w:t>So</w:t>
        </w:r>
        <w:proofErr w:type="gramEnd"/>
        <w:r>
          <w:rPr>
            <w:rFonts w:eastAsia="Times New Roman"/>
            <w:color w:val="000000"/>
            <w:sz w:val="21"/>
            <w:szCs w:val="21"/>
          </w:rPr>
          <w:t xml:space="preserve"> Jens’ comment is that he wants the users to know you will get the DI plugins as well which is good. But the details of the plugins are not needed and they are not optional via the installation process.</w:t>
        </w:r>
      </w:ins>
    </w:p>
    <w:p w14:paraId="63426F92" w14:textId="77777777" w:rsidR="00CB20C3" w:rsidRDefault="00CB20C3" w:rsidP="00CB20C3">
      <w:pPr>
        <w:rPr>
          <w:ins w:id="46" w:author="David Coverston" w:date="2016-12-08T10:33:00Z"/>
          <w:rFonts w:eastAsia="Times New Roman"/>
          <w:color w:val="000000"/>
          <w:sz w:val="21"/>
          <w:szCs w:val="21"/>
        </w:rPr>
      </w:pPr>
    </w:p>
    <w:p w14:paraId="06BF2AD7" w14:textId="77777777" w:rsidR="00CB20C3" w:rsidRDefault="00CB20C3" w:rsidP="00CB20C3">
      <w:pPr>
        <w:rPr>
          <w:ins w:id="47" w:author="David Coverston" w:date="2016-12-08T10:33:00Z"/>
          <w:rFonts w:eastAsia="Times New Roman"/>
          <w:color w:val="000000"/>
          <w:sz w:val="21"/>
          <w:szCs w:val="21"/>
        </w:rPr>
      </w:pPr>
      <w:ins w:id="48" w:author="David Coverston" w:date="2016-12-08T10:33:00Z">
        <w:r>
          <w:rPr>
            <w:rFonts w:eastAsia="Times New Roman"/>
            <w:color w:val="000000"/>
            <w:sz w:val="21"/>
            <w:szCs w:val="21"/>
          </w:rPr>
          <w:t>Now if you can figure out how to say both of those things, then you are golden. Thank goodness you are a tech writer.</w:t>
        </w:r>
      </w:ins>
    </w:p>
    <w:p w14:paraId="34344FFB" w14:textId="77777777" w:rsidR="00CB20C3" w:rsidRDefault="00CB20C3" w:rsidP="00CB20C3">
      <w:pPr>
        <w:rPr>
          <w:ins w:id="49" w:author="David Coverston" w:date="2016-12-08T10:34:00Z"/>
          <w:rFonts w:ascii="Calibri" w:eastAsia="Times New Roman" w:hAnsi="Calibri"/>
          <w:sz w:val="22"/>
        </w:rPr>
      </w:pPr>
      <w:ins w:id="50" w:author="David Coverston" w:date="2016-12-08T10:34:00Z">
        <w:r>
          <w:rPr>
            <w:rFonts w:eastAsia="Times New Roman"/>
            <w:b/>
            <w:bCs/>
          </w:rPr>
          <w:t>From:</w:t>
        </w:r>
        <w:r>
          <w:rPr>
            <w:rFonts w:eastAsia="Times New Roman"/>
          </w:rPr>
          <w:t xml:space="preserve"> David Kincade </w:t>
        </w:r>
        <w:r>
          <w:rPr>
            <w:rFonts w:eastAsia="Times New Roman"/>
          </w:rPr>
          <w:br/>
        </w:r>
        <w:r>
          <w:rPr>
            <w:rFonts w:eastAsia="Times New Roman"/>
            <w:b/>
            <w:bCs/>
          </w:rPr>
          <w:t>Sent:</w:t>
        </w:r>
        <w:r>
          <w:rPr>
            <w:rFonts w:eastAsia="Times New Roman"/>
          </w:rPr>
          <w:t xml:space="preserve"> Thursday, December 8, 2016 10:17 AM</w:t>
        </w:r>
        <w:r>
          <w:rPr>
            <w:rFonts w:eastAsia="Times New Roman"/>
          </w:rPr>
          <w:br/>
        </w:r>
        <w:r>
          <w:rPr>
            <w:rFonts w:eastAsia="Times New Roman"/>
            <w:b/>
            <w:bCs/>
          </w:rPr>
          <w:t>To:</w:t>
        </w:r>
        <w:r>
          <w:rPr>
            <w:rFonts w:eastAsia="Times New Roman"/>
          </w:rPr>
          <w:t xml:space="preserve"> David Coverston &lt;dcoverston@pentaho.com&gt;</w:t>
        </w:r>
        <w:r>
          <w:rPr>
            <w:rFonts w:eastAsia="Times New Roman"/>
          </w:rPr>
          <w:br/>
        </w:r>
        <w:r>
          <w:rPr>
            <w:rFonts w:eastAsia="Times New Roman"/>
            <w:b/>
            <w:bCs/>
          </w:rPr>
          <w:t>Subject:</w:t>
        </w:r>
        <w:r>
          <w:rPr>
            <w:rFonts w:eastAsia="Times New Roman"/>
          </w:rPr>
          <w:t xml:space="preserve"> Re: DOC-3060 - another question</w:t>
        </w:r>
      </w:ins>
    </w:p>
    <w:p w14:paraId="55ED309E" w14:textId="77777777" w:rsidR="00CB20C3" w:rsidRDefault="00CB20C3" w:rsidP="00CB20C3">
      <w:pPr>
        <w:rPr>
          <w:ins w:id="51" w:author="David Coverston" w:date="2016-12-08T10:34:00Z"/>
        </w:rPr>
      </w:pPr>
    </w:p>
    <w:p w14:paraId="076EEE7A" w14:textId="77777777" w:rsidR="00CB20C3" w:rsidRDefault="00CB20C3" w:rsidP="00CB20C3">
      <w:pPr>
        <w:rPr>
          <w:ins w:id="52" w:author="David Coverston" w:date="2016-12-08T10:34:00Z"/>
          <w:rFonts w:eastAsia="Times New Roman"/>
          <w:color w:val="000000"/>
          <w:sz w:val="21"/>
          <w:szCs w:val="21"/>
        </w:rPr>
      </w:pPr>
      <w:ins w:id="53" w:author="David Coverston" w:date="2016-12-08T10:34:00Z">
        <w:r>
          <w:rPr>
            <w:rFonts w:eastAsia="Times New Roman"/>
            <w:color w:val="000000"/>
            <w:sz w:val="21"/>
            <w:szCs w:val="21"/>
          </w:rPr>
          <w:t xml:space="preserve">I see what you are saying and that is a good catch. The word “select” on the other areas (in blue) indicates we don’t install all available plugins, just the ones we deem important. In the Manual process (middle column), you get the same set. This is not ALL plugins, but again the ones we deem important. </w:t>
        </w:r>
        <w:proofErr w:type="gramStart"/>
        <w:r>
          <w:rPr>
            <w:rFonts w:eastAsia="Times New Roman"/>
            <w:color w:val="000000"/>
            <w:sz w:val="21"/>
            <w:szCs w:val="21"/>
          </w:rPr>
          <w:t>So</w:t>
        </w:r>
        <w:proofErr w:type="gramEnd"/>
        <w:r>
          <w:rPr>
            <w:rFonts w:eastAsia="Times New Roman"/>
            <w:color w:val="000000"/>
            <w:sz w:val="21"/>
            <w:szCs w:val="21"/>
          </w:rPr>
          <w:t xml:space="preserve"> in all 3 cases, we install the same set of DI plugins.</w:t>
        </w:r>
      </w:ins>
    </w:p>
    <w:p w14:paraId="45BF5FF7" w14:textId="77777777" w:rsidR="00CB20C3" w:rsidRDefault="00CB20C3" w:rsidP="00CB20C3">
      <w:pPr>
        <w:rPr>
          <w:ins w:id="54" w:author="David Coverston" w:date="2016-12-08T10:34:00Z"/>
          <w:rFonts w:eastAsia="Times New Roman"/>
          <w:color w:val="000000"/>
          <w:sz w:val="21"/>
          <w:szCs w:val="21"/>
        </w:rPr>
      </w:pPr>
    </w:p>
    <w:p w14:paraId="59D14F8F" w14:textId="77777777" w:rsidR="00CB20C3" w:rsidRDefault="00CB20C3" w:rsidP="00CB20C3">
      <w:pPr>
        <w:rPr>
          <w:ins w:id="55" w:author="David Coverston" w:date="2016-12-08T10:34:00Z"/>
          <w:rFonts w:eastAsia="Times New Roman"/>
          <w:color w:val="000000"/>
          <w:sz w:val="21"/>
          <w:szCs w:val="21"/>
        </w:rPr>
      </w:pPr>
      <w:ins w:id="56" w:author="David Coverston" w:date="2016-12-08T10:34:00Z">
        <w:r>
          <w:rPr>
            <w:rFonts w:eastAsia="Times New Roman"/>
            <w:color w:val="000000"/>
            <w:sz w:val="21"/>
            <w:szCs w:val="21"/>
          </w:rPr>
          <w:t>More plugins can be added by either downloading them from the support portal (for supported plugins) or downloaded from the marketplace for non-supported community driven plugins. </w:t>
        </w:r>
      </w:ins>
    </w:p>
    <w:p w14:paraId="4DE61011" w14:textId="77777777" w:rsidR="00CB20C3" w:rsidRDefault="00CB20C3" w:rsidP="00CB20C3">
      <w:pPr>
        <w:rPr>
          <w:ins w:id="57" w:author="David Coverston" w:date="2016-12-08T10:34:00Z"/>
          <w:rFonts w:eastAsia="Times New Roman"/>
          <w:color w:val="000000"/>
          <w:sz w:val="21"/>
          <w:szCs w:val="21"/>
        </w:rPr>
      </w:pPr>
    </w:p>
    <w:p w14:paraId="0E034454" w14:textId="77777777" w:rsidR="00CB20C3" w:rsidRDefault="00CB20C3" w:rsidP="00CB20C3">
      <w:pPr>
        <w:rPr>
          <w:ins w:id="58" w:author="David Coverston" w:date="2016-12-08T10:34:00Z"/>
          <w:rFonts w:eastAsia="Times New Roman"/>
          <w:color w:val="000000"/>
          <w:sz w:val="21"/>
          <w:szCs w:val="21"/>
        </w:rPr>
      </w:pPr>
      <w:ins w:id="59" w:author="David Coverston" w:date="2016-12-08T10:34:00Z">
        <w:r>
          <w:rPr>
            <w:rFonts w:eastAsia="Times New Roman"/>
            <w:color w:val="000000"/>
            <w:sz w:val="21"/>
            <w:szCs w:val="21"/>
          </w:rPr>
          <w:t xml:space="preserve">This is all too much information for this article. </w:t>
        </w:r>
        <w:proofErr w:type="gramStart"/>
        <w:r>
          <w:rPr>
            <w:rFonts w:eastAsia="Times New Roman"/>
            <w:color w:val="000000"/>
            <w:sz w:val="21"/>
            <w:szCs w:val="21"/>
          </w:rPr>
          <w:t>So</w:t>
        </w:r>
        <w:proofErr w:type="gramEnd"/>
        <w:r>
          <w:rPr>
            <w:rFonts w:eastAsia="Times New Roman"/>
            <w:color w:val="000000"/>
            <w:sz w:val="21"/>
            <w:szCs w:val="21"/>
          </w:rPr>
          <w:t xml:space="preserve"> we just need to have consistent wording which explains that you get the important set of DI plugins in each case (the preferred ones). The rest do not need to be mentioned in this place.</w:t>
        </w:r>
      </w:ins>
    </w:p>
    <w:p w14:paraId="2E61106D" w14:textId="77777777" w:rsidR="00CB20C3" w:rsidRDefault="00CB20C3" w:rsidP="00CB20C3">
      <w:pPr>
        <w:rPr>
          <w:ins w:id="60" w:author="David Coverston" w:date="2016-12-08T10:34:00Z"/>
          <w:rFonts w:eastAsia="Times New Roman"/>
          <w:color w:val="000000"/>
          <w:sz w:val="21"/>
          <w:szCs w:val="21"/>
        </w:rPr>
      </w:pPr>
    </w:p>
    <w:p w14:paraId="5CBFEB21" w14:textId="77777777" w:rsidR="00CB20C3" w:rsidRDefault="00CB20C3" w:rsidP="00CB20C3">
      <w:pPr>
        <w:rPr>
          <w:ins w:id="61" w:author="David Coverston" w:date="2016-12-08T10:34:00Z"/>
          <w:rFonts w:eastAsia="Times New Roman"/>
          <w:color w:val="000000"/>
          <w:sz w:val="21"/>
          <w:szCs w:val="21"/>
        </w:rPr>
      </w:pPr>
      <w:proofErr w:type="gramStart"/>
      <w:ins w:id="62" w:author="David Coverston" w:date="2016-12-08T10:34:00Z">
        <w:r>
          <w:rPr>
            <w:rFonts w:eastAsia="Times New Roman"/>
            <w:color w:val="000000"/>
            <w:sz w:val="21"/>
            <w:szCs w:val="21"/>
          </w:rPr>
          <w:t>So</w:t>
        </w:r>
        <w:proofErr w:type="gramEnd"/>
        <w:r>
          <w:rPr>
            <w:rFonts w:eastAsia="Times New Roman"/>
            <w:color w:val="000000"/>
            <w:sz w:val="21"/>
            <w:szCs w:val="21"/>
          </w:rPr>
          <w:t xml:space="preserve"> with “select” meaning the ones that we have chosen, I am good with the items in blue. We just need to work that same concept into the middle column.</w:t>
        </w:r>
      </w:ins>
    </w:p>
    <w:p w14:paraId="49AC4068" w14:textId="77777777" w:rsidR="00CB20C3" w:rsidRDefault="00CB20C3" w:rsidP="00CB20C3">
      <w:pPr>
        <w:rPr>
          <w:ins w:id="63" w:author="David Coverston" w:date="2016-12-08T10:34:00Z"/>
          <w:rFonts w:eastAsia="Times New Roman"/>
          <w:color w:val="000000"/>
          <w:sz w:val="21"/>
          <w:szCs w:val="21"/>
        </w:rPr>
      </w:pPr>
    </w:p>
    <w:p w14:paraId="702FB370" w14:textId="77777777" w:rsidR="00CB20C3" w:rsidRDefault="00CB20C3" w:rsidP="00CB20C3">
      <w:pPr>
        <w:rPr>
          <w:ins w:id="64" w:author="David Coverston" w:date="2016-12-08T10:34:00Z"/>
          <w:rFonts w:eastAsia="Times New Roman"/>
          <w:color w:val="000000"/>
          <w:sz w:val="21"/>
          <w:szCs w:val="21"/>
        </w:rPr>
      </w:pPr>
    </w:p>
    <w:p w14:paraId="7103D1D6" w14:textId="77777777" w:rsidR="00CB20C3" w:rsidRDefault="00CB20C3" w:rsidP="00CB20C3">
      <w:pPr>
        <w:rPr>
          <w:ins w:id="65" w:author="David Coverston" w:date="2016-12-08T10:34:00Z"/>
          <w:rFonts w:eastAsia="Times New Roman"/>
          <w:color w:val="000000"/>
          <w:sz w:val="21"/>
          <w:szCs w:val="21"/>
        </w:rPr>
      </w:pPr>
    </w:p>
    <w:p w14:paraId="3A95EC37" w14:textId="77777777" w:rsidR="00CB20C3" w:rsidRDefault="00CB20C3" w:rsidP="00CB20C3">
      <w:pPr>
        <w:outlineLvl w:val="0"/>
        <w:rPr>
          <w:ins w:id="66" w:author="David Coverston" w:date="2016-12-08T10:34:00Z"/>
          <w:rFonts w:eastAsia="Times New Roman"/>
          <w:color w:val="000000"/>
          <w:szCs w:val="24"/>
        </w:rPr>
      </w:pPr>
      <w:ins w:id="67" w:author="David Coverston" w:date="2016-12-08T10:34:00Z">
        <w:r>
          <w:rPr>
            <w:rFonts w:eastAsia="Times New Roman"/>
            <w:b/>
            <w:bCs/>
            <w:color w:val="000000"/>
          </w:rPr>
          <w:t xml:space="preserve">From: </w:t>
        </w:r>
        <w:r>
          <w:rPr>
            <w:rFonts w:eastAsia="Times New Roman"/>
            <w:color w:val="000000"/>
          </w:rPr>
          <w:t>David Coverston &lt;</w:t>
        </w:r>
        <w:r>
          <w:rPr>
            <w:rFonts w:eastAsia="Times New Roman"/>
            <w:color w:val="000000"/>
          </w:rPr>
          <w:fldChar w:fldCharType="begin"/>
        </w:r>
        <w:r>
          <w:rPr>
            <w:rFonts w:eastAsia="Times New Roman"/>
            <w:color w:val="000000"/>
          </w:rPr>
          <w:instrText xml:space="preserve"> HYPERLINK "mailto:dcoverston@pentaho.com" </w:instrText>
        </w:r>
        <w:r>
          <w:rPr>
            <w:rFonts w:eastAsia="Times New Roman"/>
            <w:color w:val="000000"/>
          </w:rPr>
          <w:fldChar w:fldCharType="separate"/>
        </w:r>
        <w:r>
          <w:rPr>
            <w:rStyle w:val="Hyperlink"/>
            <w:rFonts w:eastAsia="Times New Roman"/>
          </w:rPr>
          <w:t>dcoverston@pentaho.com</w:t>
        </w:r>
        <w:r>
          <w:rPr>
            <w:rFonts w:eastAsia="Times New Roman"/>
            <w:color w:val="000000"/>
          </w:rPr>
          <w:fldChar w:fldCharType="end"/>
        </w:r>
        <w:r>
          <w:rPr>
            <w:rFonts w:eastAsia="Times New Roman"/>
            <w:color w:val="000000"/>
          </w:rPr>
          <w:t>&gt;</w:t>
        </w:r>
        <w:r>
          <w:rPr>
            <w:rFonts w:eastAsia="Times New Roman"/>
            <w:color w:val="000000"/>
          </w:rPr>
          <w:br/>
        </w:r>
        <w:r>
          <w:rPr>
            <w:rFonts w:eastAsia="Times New Roman"/>
            <w:b/>
            <w:bCs/>
            <w:color w:val="000000"/>
          </w:rPr>
          <w:t xml:space="preserve">Date: </w:t>
        </w:r>
        <w:r>
          <w:rPr>
            <w:rFonts w:eastAsia="Times New Roman"/>
            <w:color w:val="000000"/>
          </w:rPr>
          <w:t>Thursday, December 8, 2016 at 9:25 AM</w:t>
        </w:r>
        <w:r>
          <w:rPr>
            <w:rFonts w:eastAsia="Times New Roman"/>
            <w:color w:val="000000"/>
          </w:rPr>
          <w:br/>
        </w:r>
        <w:r>
          <w:rPr>
            <w:rFonts w:eastAsia="Times New Roman"/>
            <w:b/>
            <w:bCs/>
            <w:color w:val="000000"/>
          </w:rPr>
          <w:t xml:space="preserve">To: </w:t>
        </w:r>
        <w:r>
          <w:rPr>
            <w:rFonts w:eastAsia="Times New Roman"/>
            <w:color w:val="000000"/>
          </w:rPr>
          <w:t>David Kincade &lt;</w:t>
        </w:r>
        <w:r>
          <w:rPr>
            <w:rFonts w:eastAsia="Times New Roman"/>
            <w:color w:val="000000"/>
          </w:rPr>
          <w:fldChar w:fldCharType="begin"/>
        </w:r>
        <w:r>
          <w:rPr>
            <w:rFonts w:eastAsia="Times New Roman"/>
            <w:color w:val="000000"/>
          </w:rPr>
          <w:instrText xml:space="preserve"> HYPERLINK "mailto:dkincade@pentaho.com" </w:instrText>
        </w:r>
        <w:r>
          <w:rPr>
            <w:rFonts w:eastAsia="Times New Roman"/>
            <w:color w:val="000000"/>
          </w:rPr>
          <w:fldChar w:fldCharType="separate"/>
        </w:r>
        <w:r>
          <w:rPr>
            <w:rStyle w:val="Hyperlink"/>
            <w:rFonts w:eastAsia="Times New Roman"/>
          </w:rPr>
          <w:t>dkincade@pentaho.com</w:t>
        </w:r>
        <w:r>
          <w:rPr>
            <w:rFonts w:eastAsia="Times New Roman"/>
            <w:color w:val="000000"/>
          </w:rPr>
          <w:fldChar w:fldCharType="end"/>
        </w:r>
        <w:r>
          <w:rPr>
            <w:rFonts w:eastAsia="Times New Roman"/>
            <w:color w:val="000000"/>
          </w:rPr>
          <w:t>&gt;</w:t>
        </w:r>
        <w:r>
          <w:rPr>
            <w:rFonts w:eastAsia="Times New Roman"/>
            <w:color w:val="000000"/>
          </w:rPr>
          <w:br/>
        </w:r>
        <w:r>
          <w:rPr>
            <w:rFonts w:eastAsia="Times New Roman"/>
            <w:b/>
            <w:bCs/>
            <w:color w:val="000000"/>
          </w:rPr>
          <w:t xml:space="preserve">Subject: </w:t>
        </w:r>
        <w:r>
          <w:rPr>
            <w:rFonts w:eastAsia="Times New Roman"/>
            <w:color w:val="000000"/>
          </w:rPr>
          <w:t>DOC-3060 - another question</w:t>
        </w:r>
      </w:ins>
    </w:p>
    <w:p w14:paraId="2493BBFF" w14:textId="77777777" w:rsidR="00CB20C3" w:rsidRDefault="00CB20C3" w:rsidP="00CB20C3">
      <w:pPr>
        <w:rPr>
          <w:ins w:id="68" w:author="David Coverston" w:date="2016-12-08T10:34:00Z"/>
          <w:rFonts w:eastAsia="Times New Roman"/>
          <w:color w:val="000000"/>
          <w:sz w:val="21"/>
          <w:szCs w:val="21"/>
        </w:rPr>
      </w:pPr>
    </w:p>
    <w:p w14:paraId="529FDA16" w14:textId="77777777" w:rsidR="00CB20C3" w:rsidRDefault="00CB20C3" w:rsidP="00CB20C3">
      <w:pPr>
        <w:rPr>
          <w:ins w:id="69" w:author="David Coverston" w:date="2016-12-08T10:34:00Z"/>
          <w:color w:val="000000"/>
          <w:sz w:val="22"/>
        </w:rPr>
      </w:pPr>
      <w:ins w:id="70" w:author="David Coverston" w:date="2016-12-08T10:34:00Z">
        <w:r>
          <w:rPr>
            <w:color w:val="000000"/>
          </w:rPr>
          <w:t>David,</w:t>
        </w:r>
      </w:ins>
    </w:p>
    <w:p w14:paraId="597E5D86" w14:textId="77777777" w:rsidR="00CB20C3" w:rsidRDefault="00CB20C3" w:rsidP="00CB20C3">
      <w:pPr>
        <w:rPr>
          <w:ins w:id="71" w:author="David Coverston" w:date="2016-12-08T10:34:00Z"/>
          <w:color w:val="000000"/>
        </w:rPr>
      </w:pPr>
      <w:ins w:id="72" w:author="David Coverston" w:date="2016-12-08T10:34:00Z">
        <w:r>
          <w:rPr>
            <w:color w:val="000000"/>
          </w:rPr>
          <w:t> </w:t>
        </w:r>
      </w:ins>
    </w:p>
    <w:p w14:paraId="5FD6CE38" w14:textId="77777777" w:rsidR="00CB20C3" w:rsidRDefault="00CB20C3" w:rsidP="00CB20C3">
      <w:pPr>
        <w:rPr>
          <w:ins w:id="73" w:author="David Coverston" w:date="2016-12-08T10:34:00Z"/>
          <w:color w:val="000000"/>
        </w:rPr>
      </w:pPr>
      <w:ins w:id="74" w:author="David Coverston" w:date="2016-12-08T10:34:00Z">
        <w:r>
          <w:rPr>
            <w:color w:val="000000"/>
          </w:rPr>
          <w:t xml:space="preserve">I have reworded the manual installation description (yellow highlight), but that raises another question for me. You mentioned that all DI the plugins are installed with the manual installation, but are only </w:t>
        </w:r>
        <w:r>
          <w:rPr>
            <w:i/>
            <w:iCs/>
            <w:color w:val="000000"/>
          </w:rPr>
          <w:t>some</w:t>
        </w:r>
        <w:r>
          <w:rPr>
            <w:color w:val="000000"/>
          </w:rPr>
          <w:t xml:space="preserve"> DI plugins installed with the Wizard or when you choose to install the client tools separately (blue highlight)? Is this correct?</w:t>
        </w:r>
      </w:ins>
    </w:p>
    <w:p w14:paraId="4EB233CD" w14:textId="77777777" w:rsidR="00CB20C3" w:rsidRDefault="00CB20C3" w:rsidP="00CB20C3">
      <w:pPr>
        <w:rPr>
          <w:ins w:id="75" w:author="David Coverston" w:date="2016-12-08T10:34:00Z"/>
          <w:color w:val="000000"/>
        </w:rPr>
      </w:pPr>
      <w:ins w:id="76" w:author="David Coverston" w:date="2016-12-08T10:34:00Z">
        <w:r>
          <w:rPr>
            <w:color w:val="000000"/>
          </w:rPr>
          <w:t> </w:t>
        </w:r>
      </w:ins>
    </w:p>
    <w:p w14:paraId="257A2A2C" w14:textId="77777777" w:rsidR="00CB20C3" w:rsidRDefault="00CB20C3" w:rsidP="00CB20C3">
      <w:pPr>
        <w:rPr>
          <w:ins w:id="77" w:author="David Coverston" w:date="2016-12-08T10:34:00Z"/>
          <w:color w:val="000000"/>
        </w:rPr>
      </w:pPr>
      <w:ins w:id="78" w:author="David Coverston" w:date="2016-12-08T10:34:00Z">
        <w:r>
          <w:rPr>
            <w:color w:val="000000"/>
          </w:rPr>
          <w:t> </w:t>
        </w:r>
      </w:ins>
    </w:p>
    <w:tbl>
      <w:tblPr>
        <w:tblW w:w="5000" w:type="pct"/>
        <w:tblCellSpacing w:w="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3"/>
        <w:gridCol w:w="3270"/>
        <w:gridCol w:w="1872"/>
        <w:gridCol w:w="2549"/>
      </w:tblGrid>
      <w:tr w:rsidR="00CB20C3" w14:paraId="7858B7C8" w14:textId="77777777" w:rsidTr="00CB20C3">
        <w:trPr>
          <w:tblCellSpacing w:w="0" w:type="dxa"/>
          <w:ins w:id="79" w:author="David Coverston" w:date="2016-12-08T10:34:00Z"/>
        </w:trPr>
        <w:tc>
          <w:tcPr>
            <w:tcW w:w="964" w:type="pct"/>
            <w:vMerge w:val="restart"/>
            <w:tcBorders>
              <w:top w:val="outset" w:sz="6" w:space="0" w:color="auto"/>
              <w:left w:val="outset" w:sz="6" w:space="0" w:color="auto"/>
              <w:bottom w:val="outset" w:sz="6" w:space="0" w:color="auto"/>
              <w:right w:val="outset" w:sz="6" w:space="0" w:color="auto"/>
            </w:tcBorders>
            <w:shd w:val="clear" w:color="auto" w:fill="F2F2F2"/>
            <w:hideMark/>
          </w:tcPr>
          <w:p w14:paraId="5AB0A6A2" w14:textId="77777777" w:rsidR="00CB20C3" w:rsidRDefault="00CB20C3">
            <w:pPr>
              <w:rPr>
                <w:ins w:id="80" w:author="David Coverston" w:date="2016-12-08T10:34:00Z"/>
              </w:rPr>
            </w:pPr>
            <w:ins w:id="81" w:author="David Coverston" w:date="2016-12-08T10:34:00Z">
              <w:r>
                <w:rPr>
                  <w:b/>
                  <w:bCs/>
                </w:rPr>
                <w:t>Explore Considerations</w:t>
              </w:r>
            </w:ins>
          </w:p>
        </w:tc>
        <w:tc>
          <w:tcPr>
            <w:tcW w:w="4036" w:type="pct"/>
            <w:gridSpan w:val="3"/>
            <w:tcBorders>
              <w:top w:val="outset" w:sz="6" w:space="0" w:color="auto"/>
              <w:left w:val="outset" w:sz="6" w:space="0" w:color="auto"/>
              <w:bottom w:val="outset" w:sz="6" w:space="0" w:color="auto"/>
              <w:right w:val="outset" w:sz="6" w:space="0" w:color="auto"/>
            </w:tcBorders>
            <w:shd w:val="clear" w:color="auto" w:fill="F2F2F2"/>
            <w:hideMark/>
          </w:tcPr>
          <w:p w14:paraId="45F58E16" w14:textId="77777777" w:rsidR="00CB20C3" w:rsidRDefault="00CB20C3">
            <w:pPr>
              <w:spacing w:before="100" w:beforeAutospacing="1" w:after="100" w:afterAutospacing="1"/>
              <w:jc w:val="center"/>
              <w:rPr>
                <w:ins w:id="82" w:author="David Coverston" w:date="2016-12-08T10:34:00Z"/>
              </w:rPr>
            </w:pPr>
            <w:ins w:id="83" w:author="David Coverston" w:date="2016-12-08T10:34:00Z">
              <w:r>
                <w:rPr>
                  <w:b/>
                  <w:bCs/>
                </w:rPr>
                <w:t xml:space="preserve">Choose the Best Option </w:t>
              </w:r>
              <w:proofErr w:type="gramStart"/>
              <w:r>
                <w:rPr>
                  <w:b/>
                  <w:bCs/>
                </w:rPr>
                <w:t>For</w:t>
              </w:r>
              <w:proofErr w:type="gramEnd"/>
              <w:r>
                <w:rPr>
                  <w:b/>
                  <w:bCs/>
                </w:rPr>
                <w:t xml:space="preserve"> You</w:t>
              </w:r>
            </w:ins>
          </w:p>
        </w:tc>
      </w:tr>
      <w:tr w:rsidR="00CB20C3" w14:paraId="59EC9223" w14:textId="77777777" w:rsidTr="00CB20C3">
        <w:trPr>
          <w:tblCellSpacing w:w="0" w:type="dxa"/>
          <w:ins w:id="84" w:author="David Coverston" w:date="2016-12-08T10:34:00Z"/>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8F7308" w14:textId="77777777" w:rsidR="00CB20C3" w:rsidRDefault="00CB20C3">
            <w:pPr>
              <w:rPr>
                <w:ins w:id="85" w:author="David Coverston" w:date="2016-12-08T10:34:00Z"/>
                <w:rFonts w:ascii="Calibri" w:hAnsi="Calibri" w:cs="Calibri"/>
                <w:sz w:val="22"/>
              </w:rPr>
            </w:pPr>
          </w:p>
        </w:tc>
        <w:tc>
          <w:tcPr>
            <w:tcW w:w="1586" w:type="pct"/>
            <w:tcBorders>
              <w:top w:val="outset" w:sz="6" w:space="0" w:color="auto"/>
              <w:left w:val="outset" w:sz="6" w:space="0" w:color="auto"/>
              <w:bottom w:val="outset" w:sz="6" w:space="0" w:color="auto"/>
              <w:right w:val="outset" w:sz="6" w:space="0" w:color="auto"/>
            </w:tcBorders>
            <w:shd w:val="clear" w:color="auto" w:fill="F2F2F2"/>
            <w:hideMark/>
          </w:tcPr>
          <w:p w14:paraId="603CF204" w14:textId="77777777" w:rsidR="00CB20C3" w:rsidRDefault="00CB20C3">
            <w:pPr>
              <w:spacing w:before="100" w:beforeAutospacing="1" w:after="100" w:afterAutospacing="1"/>
              <w:rPr>
                <w:ins w:id="86" w:author="David Coverston" w:date="2016-12-08T10:34:00Z"/>
              </w:rPr>
            </w:pPr>
            <w:ins w:id="87" w:author="David Coverston" w:date="2016-12-08T10:34:00Z">
              <w:r>
                <w:fldChar w:fldCharType="begin"/>
              </w:r>
              <w:r>
                <w:instrText xml:space="preserve"> HYPERLINK "https://help.pentaho.com/Documentation/7.0/0F0/0G0/030" \o "Install Pentaho Products Using the Installation Wizard" </w:instrText>
              </w:r>
              <w:r>
                <w:fldChar w:fldCharType="separate"/>
              </w:r>
              <w:r>
                <w:rPr>
                  <w:rStyle w:val="Hyperlink"/>
                  <w:b/>
                  <w:bCs/>
                </w:rPr>
                <w:t>Install the Pentaho Suite Using the Installation Wizard</w:t>
              </w:r>
              <w:r>
                <w:fldChar w:fldCharType="end"/>
              </w:r>
            </w:ins>
          </w:p>
        </w:tc>
        <w:tc>
          <w:tcPr>
            <w:tcW w:w="1178" w:type="pct"/>
            <w:tcBorders>
              <w:top w:val="outset" w:sz="6" w:space="0" w:color="auto"/>
              <w:left w:val="outset" w:sz="6" w:space="0" w:color="auto"/>
              <w:bottom w:val="outset" w:sz="6" w:space="0" w:color="auto"/>
              <w:right w:val="outset" w:sz="6" w:space="0" w:color="auto"/>
            </w:tcBorders>
            <w:shd w:val="clear" w:color="auto" w:fill="F2F2F2"/>
            <w:hideMark/>
          </w:tcPr>
          <w:p w14:paraId="1D1D63E3" w14:textId="77777777" w:rsidR="00CB20C3" w:rsidRDefault="00CB20C3">
            <w:pPr>
              <w:rPr>
                <w:ins w:id="88" w:author="David Coverston" w:date="2016-12-08T10:34:00Z"/>
              </w:rPr>
            </w:pPr>
            <w:ins w:id="89" w:author="David Coverston" w:date="2016-12-08T10:34:00Z">
              <w:r>
                <w:fldChar w:fldCharType="begin"/>
              </w:r>
              <w:r>
                <w:instrText xml:space="preserve"> HYPERLINK "https://help.pentaho.com/Documentation/7.0/0F0/0P0" \o "Manually Install the Pentaho Server" </w:instrText>
              </w:r>
              <w:r>
                <w:fldChar w:fldCharType="separate"/>
              </w:r>
              <w:r>
                <w:rPr>
                  <w:rStyle w:val="Hyperlink"/>
                  <w:b/>
                  <w:bCs/>
                </w:rPr>
                <w:t>Manually Install the Pentaho Server</w:t>
              </w:r>
              <w:r>
                <w:fldChar w:fldCharType="end"/>
              </w:r>
            </w:ins>
          </w:p>
        </w:tc>
        <w:tc>
          <w:tcPr>
            <w:tcW w:w="1272" w:type="pct"/>
            <w:tcBorders>
              <w:top w:val="outset" w:sz="6" w:space="0" w:color="auto"/>
              <w:left w:val="outset" w:sz="6" w:space="0" w:color="auto"/>
              <w:bottom w:val="outset" w:sz="6" w:space="0" w:color="auto"/>
              <w:right w:val="outset" w:sz="6" w:space="0" w:color="auto"/>
            </w:tcBorders>
            <w:shd w:val="clear" w:color="auto" w:fill="F2F2F2"/>
            <w:hideMark/>
          </w:tcPr>
          <w:p w14:paraId="0B8DCC8A" w14:textId="77777777" w:rsidR="00CB20C3" w:rsidRDefault="00CB20C3">
            <w:pPr>
              <w:rPr>
                <w:ins w:id="90" w:author="David Coverston" w:date="2016-12-08T10:34:00Z"/>
              </w:rPr>
            </w:pPr>
            <w:ins w:id="91" w:author="David Coverston" w:date="2016-12-08T10:34:00Z">
              <w:r>
                <w:fldChar w:fldCharType="begin"/>
              </w:r>
              <w:r>
                <w:instrText xml:space="preserve"> HYPERLINK "https://help.pentaho.com/Documentation/7.0/0F0/Install_the_Pentaho_Client_Tools" \o "Install Pentaho Client Tools" </w:instrText>
              </w:r>
              <w:r>
                <w:fldChar w:fldCharType="separate"/>
              </w:r>
              <w:r>
                <w:rPr>
                  <w:rStyle w:val="Hyperlink"/>
                  <w:b/>
                  <w:bCs/>
                </w:rPr>
                <w:t>Install the Pentaho Client Tools</w:t>
              </w:r>
              <w:r>
                <w:fldChar w:fldCharType="end"/>
              </w:r>
            </w:ins>
          </w:p>
        </w:tc>
      </w:tr>
      <w:tr w:rsidR="00CB20C3" w14:paraId="5B6EEE80" w14:textId="77777777" w:rsidTr="00CB20C3">
        <w:trPr>
          <w:tblCellSpacing w:w="0" w:type="dxa"/>
          <w:ins w:id="92" w:author="David Coverston" w:date="2016-12-08T10:34:00Z"/>
        </w:trPr>
        <w:tc>
          <w:tcPr>
            <w:tcW w:w="964" w:type="pct"/>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3AF37E8" w14:textId="77777777" w:rsidR="00CB20C3" w:rsidRDefault="00CB20C3">
            <w:pPr>
              <w:rPr>
                <w:ins w:id="93" w:author="David Coverston" w:date="2016-12-08T10:34:00Z"/>
              </w:rPr>
            </w:pPr>
            <w:ins w:id="94" w:author="David Coverston" w:date="2016-12-08T10:34:00Z">
              <w:r>
                <w:rPr>
                  <w:b/>
                  <w:bCs/>
                </w:rPr>
                <w:t>Installed Components</w:t>
              </w:r>
            </w:ins>
          </w:p>
        </w:tc>
        <w:tc>
          <w:tcPr>
            <w:tcW w:w="1586" w:type="pct"/>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5400AE66" w14:textId="77777777" w:rsidR="00CB20C3" w:rsidRDefault="00CB20C3">
            <w:pPr>
              <w:rPr>
                <w:ins w:id="95" w:author="David Coverston" w:date="2016-12-08T10:34:00Z"/>
              </w:rPr>
            </w:pPr>
            <w:ins w:id="96" w:author="David Coverston" w:date="2016-12-08T10:34:00Z">
              <w:r>
                <w:t xml:space="preserve">When you run the installation wizard, you can choose to install some or </w:t>
              </w:r>
              <w:proofErr w:type="gramStart"/>
              <w:r>
                <w:t>all of</w:t>
              </w:r>
              <w:proofErr w:type="gramEnd"/>
              <w:r>
                <w:t xml:space="preserve"> the following components in the Pentaho Suite: </w:t>
              </w:r>
            </w:ins>
          </w:p>
          <w:p w14:paraId="392F6735" w14:textId="77777777" w:rsidR="00CB20C3" w:rsidRDefault="00CB20C3" w:rsidP="00CB20C3">
            <w:pPr>
              <w:numPr>
                <w:ilvl w:val="0"/>
                <w:numId w:val="20"/>
              </w:numPr>
              <w:spacing w:before="100" w:beforeAutospacing="1" w:after="100" w:afterAutospacing="1" w:line="240" w:lineRule="auto"/>
              <w:rPr>
                <w:ins w:id="97" w:author="David Coverston" w:date="2016-12-08T10:34:00Z"/>
                <w:rFonts w:eastAsia="Times New Roman"/>
              </w:rPr>
            </w:pPr>
            <w:ins w:id="98" w:author="David Coverston" w:date="2016-12-08T10:34:00Z">
              <w:r>
                <w:rPr>
                  <w:rFonts w:eastAsia="Times New Roman"/>
                </w:rPr>
                <w:t>Pentaho Server.</w:t>
              </w:r>
            </w:ins>
          </w:p>
          <w:p w14:paraId="6A972229" w14:textId="77777777" w:rsidR="00CB20C3" w:rsidRDefault="00CB20C3" w:rsidP="00CB20C3">
            <w:pPr>
              <w:numPr>
                <w:ilvl w:val="0"/>
                <w:numId w:val="20"/>
              </w:numPr>
              <w:spacing w:before="100" w:beforeAutospacing="1" w:after="100" w:afterAutospacing="1" w:line="240" w:lineRule="auto"/>
              <w:rPr>
                <w:ins w:id="99" w:author="David Coverston" w:date="2016-12-08T10:34:00Z"/>
                <w:rFonts w:eastAsia="Times New Roman"/>
              </w:rPr>
            </w:pPr>
            <w:ins w:id="100" w:author="David Coverston" w:date="2016-12-08T10:34:00Z">
              <w:r>
                <w:rPr>
                  <w:rFonts w:eastAsia="Times New Roman"/>
                </w:rPr>
                <w:t xml:space="preserve">BA and DI Design Tools including Report Designer, Schema Workbench, Metadata Editor, Aggregation </w:t>
              </w:r>
              <w:r>
                <w:rPr>
                  <w:rFonts w:eastAsia="Times New Roman"/>
                </w:rPr>
                <w:lastRenderedPageBreak/>
                <w:t>Designer, Dashboard, and the PDI client.</w:t>
              </w:r>
            </w:ins>
          </w:p>
          <w:p w14:paraId="43066ACB" w14:textId="77777777" w:rsidR="00CB20C3" w:rsidRDefault="00CB20C3" w:rsidP="00CB20C3">
            <w:pPr>
              <w:numPr>
                <w:ilvl w:val="0"/>
                <w:numId w:val="20"/>
              </w:numPr>
              <w:spacing w:before="100" w:beforeAutospacing="1" w:after="100" w:afterAutospacing="1" w:line="240" w:lineRule="auto"/>
              <w:rPr>
                <w:ins w:id="101" w:author="David Coverston" w:date="2016-12-08T10:34:00Z"/>
                <w:rFonts w:eastAsia="Times New Roman"/>
              </w:rPr>
            </w:pPr>
            <w:ins w:id="102" w:author="David Coverston" w:date="2016-12-08T10:34:00Z">
              <w:r>
                <w:rPr>
                  <w:rFonts w:eastAsia="Times New Roman"/>
                </w:rPr>
                <w:t>Utilities, such as Pan, Kitchen, and Carte.</w:t>
              </w:r>
            </w:ins>
          </w:p>
          <w:p w14:paraId="683BB6CD" w14:textId="77777777" w:rsidR="00CB20C3" w:rsidRDefault="00CB20C3" w:rsidP="00CB20C3">
            <w:pPr>
              <w:numPr>
                <w:ilvl w:val="0"/>
                <w:numId w:val="20"/>
              </w:numPr>
              <w:spacing w:before="100" w:beforeAutospacing="1" w:after="100" w:afterAutospacing="1" w:line="240" w:lineRule="auto"/>
              <w:rPr>
                <w:ins w:id="103" w:author="David Coverston" w:date="2016-12-08T10:34:00Z"/>
                <w:rFonts w:eastAsia="Times New Roman"/>
              </w:rPr>
            </w:pPr>
            <w:ins w:id="104" w:author="David Coverston" w:date="2016-12-08T10:34:00Z">
              <w:r>
                <w:rPr>
                  <w:rFonts w:eastAsia="Times New Roman"/>
                </w:rPr>
                <w:t>All BA Plugins including Pentaho Mobile, Analyzer, and Interactive Reporting.</w:t>
              </w:r>
            </w:ins>
          </w:p>
          <w:p w14:paraId="55E0B422" w14:textId="77777777" w:rsidR="00CB20C3" w:rsidRDefault="00CB20C3" w:rsidP="00CB20C3">
            <w:pPr>
              <w:numPr>
                <w:ilvl w:val="0"/>
                <w:numId w:val="20"/>
              </w:numPr>
              <w:spacing w:before="100" w:beforeAutospacing="1" w:after="100" w:afterAutospacing="1" w:line="240" w:lineRule="auto"/>
              <w:rPr>
                <w:ins w:id="105" w:author="David Coverston" w:date="2016-12-08T10:34:00Z"/>
                <w:rFonts w:eastAsia="Times New Roman"/>
              </w:rPr>
            </w:pPr>
            <w:ins w:id="106" w:author="David Coverston" w:date="2016-12-08T10:34:00Z">
              <w:r>
                <w:rPr>
                  <w:rFonts w:eastAsia="Times New Roman"/>
                  <w:highlight w:val="cyan"/>
                </w:rPr>
                <w:t>Select DI Plugins</w:t>
              </w:r>
              <w:r>
                <w:rPr>
                  <w:rFonts w:eastAsia="Times New Roman"/>
                </w:rPr>
                <w:t xml:space="preserve"> such as Big Data and Marketplace.</w:t>
              </w:r>
            </w:ins>
          </w:p>
        </w:tc>
        <w:tc>
          <w:tcPr>
            <w:tcW w:w="1178" w:type="pct"/>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86B5824" w14:textId="77777777" w:rsidR="00CB20C3" w:rsidRDefault="00CB20C3">
            <w:pPr>
              <w:rPr>
                <w:ins w:id="107" w:author="David Coverston" w:date="2016-12-08T10:34:00Z"/>
              </w:rPr>
            </w:pPr>
            <w:ins w:id="108" w:author="David Coverston" w:date="2016-12-08T10:34:00Z">
              <w:r>
                <w:rPr>
                  <w:highlight w:val="yellow"/>
                </w:rPr>
                <w:lastRenderedPageBreak/>
                <w:t xml:space="preserve">When you manually install the Pentaho Server, you can choose which BA plugins you want to install (such as Pentaho Mobile, Analyzer, and </w:t>
              </w:r>
              <w:r>
                <w:rPr>
                  <w:highlight w:val="yellow"/>
                </w:rPr>
                <w:lastRenderedPageBreak/>
                <w:t>Interactive Reporting). All DI plugins are installed by default.</w:t>
              </w:r>
            </w:ins>
          </w:p>
        </w:tc>
        <w:tc>
          <w:tcPr>
            <w:tcW w:w="1272" w:type="pct"/>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921241C" w14:textId="77777777" w:rsidR="00CB20C3" w:rsidRDefault="00CB20C3">
            <w:pPr>
              <w:spacing w:before="100" w:beforeAutospacing="1" w:after="100" w:afterAutospacing="1"/>
              <w:rPr>
                <w:ins w:id="109" w:author="David Coverston" w:date="2016-12-08T10:34:00Z"/>
              </w:rPr>
            </w:pPr>
            <w:ins w:id="110" w:author="David Coverston" w:date="2016-12-08T10:34:00Z">
              <w:r>
                <w:lastRenderedPageBreak/>
                <w:t xml:space="preserve">This method installs one or </w:t>
              </w:r>
              <w:proofErr w:type="gramStart"/>
              <w:r>
                <w:t>all of</w:t>
              </w:r>
              <w:proofErr w:type="gramEnd"/>
              <w:r>
                <w:t xml:space="preserve"> the following items:</w:t>
              </w:r>
            </w:ins>
          </w:p>
          <w:p w14:paraId="47732781" w14:textId="77777777" w:rsidR="00CB20C3" w:rsidRDefault="00CB20C3" w:rsidP="00CB20C3">
            <w:pPr>
              <w:numPr>
                <w:ilvl w:val="0"/>
                <w:numId w:val="21"/>
              </w:numPr>
              <w:spacing w:before="100" w:beforeAutospacing="1" w:after="100" w:afterAutospacing="1" w:line="240" w:lineRule="auto"/>
              <w:rPr>
                <w:ins w:id="111" w:author="David Coverston" w:date="2016-12-08T10:34:00Z"/>
                <w:rFonts w:eastAsia="Times New Roman"/>
              </w:rPr>
            </w:pPr>
            <w:ins w:id="112" w:author="David Coverston" w:date="2016-12-08T10:34:00Z">
              <w:r>
                <w:rPr>
                  <w:rFonts w:eastAsia="Times New Roman"/>
                </w:rPr>
                <w:t xml:space="preserve">BA Design Tools: Report Designer, Schema Workbench, Metadata Editor, Aggregation </w:t>
              </w:r>
              <w:r>
                <w:rPr>
                  <w:rFonts w:eastAsia="Times New Roman"/>
                </w:rPr>
                <w:lastRenderedPageBreak/>
                <w:t>Designer, and Dashboard.</w:t>
              </w:r>
            </w:ins>
          </w:p>
          <w:p w14:paraId="27BF57D5" w14:textId="77777777" w:rsidR="00CB20C3" w:rsidRDefault="00CB20C3" w:rsidP="00CB20C3">
            <w:pPr>
              <w:numPr>
                <w:ilvl w:val="0"/>
                <w:numId w:val="21"/>
              </w:numPr>
              <w:spacing w:before="100" w:beforeAutospacing="1" w:after="100" w:afterAutospacing="1" w:line="240" w:lineRule="auto"/>
              <w:rPr>
                <w:ins w:id="113" w:author="David Coverston" w:date="2016-12-08T10:34:00Z"/>
                <w:rFonts w:eastAsia="Times New Roman"/>
              </w:rPr>
            </w:pPr>
            <w:ins w:id="114" w:author="David Coverston" w:date="2016-12-08T10:34:00Z">
              <w:r>
                <w:rPr>
                  <w:rFonts w:eastAsia="Times New Roman"/>
                </w:rPr>
                <w:t>The PDI client (Spoon).</w:t>
              </w:r>
            </w:ins>
          </w:p>
          <w:p w14:paraId="7299434B" w14:textId="77777777" w:rsidR="00CB20C3" w:rsidRDefault="00CB20C3" w:rsidP="00CB20C3">
            <w:pPr>
              <w:numPr>
                <w:ilvl w:val="0"/>
                <w:numId w:val="21"/>
              </w:numPr>
              <w:spacing w:before="100" w:beforeAutospacing="1" w:after="100" w:afterAutospacing="1" w:line="240" w:lineRule="auto"/>
              <w:rPr>
                <w:ins w:id="115" w:author="David Coverston" w:date="2016-12-08T10:34:00Z"/>
                <w:rFonts w:eastAsia="Times New Roman"/>
              </w:rPr>
            </w:pPr>
            <w:ins w:id="116" w:author="David Coverston" w:date="2016-12-08T10:34:00Z">
              <w:r>
                <w:rPr>
                  <w:rFonts w:eastAsia="Times New Roman"/>
                </w:rPr>
                <w:t>Utilities, such as Pan, Kitchen, and Carte.</w:t>
              </w:r>
            </w:ins>
          </w:p>
          <w:p w14:paraId="7CB787EF" w14:textId="77777777" w:rsidR="00CB20C3" w:rsidRDefault="00CB20C3" w:rsidP="00CB20C3">
            <w:pPr>
              <w:numPr>
                <w:ilvl w:val="0"/>
                <w:numId w:val="21"/>
              </w:numPr>
              <w:spacing w:before="100" w:beforeAutospacing="1" w:after="100" w:afterAutospacing="1" w:line="240" w:lineRule="auto"/>
              <w:rPr>
                <w:ins w:id="117" w:author="David Coverston" w:date="2016-12-08T10:34:00Z"/>
                <w:rFonts w:eastAsia="Times New Roman"/>
              </w:rPr>
            </w:pPr>
            <w:ins w:id="118" w:author="David Coverston" w:date="2016-12-08T10:34:00Z">
              <w:r>
                <w:rPr>
                  <w:rFonts w:eastAsia="Times New Roman"/>
                  <w:highlight w:val="cyan"/>
                </w:rPr>
                <w:t>Select DI Plugins</w:t>
              </w:r>
              <w:r>
                <w:rPr>
                  <w:rFonts w:eastAsia="Times New Roman"/>
                </w:rPr>
                <w:t xml:space="preserve"> such as Big Data and Marketplace.</w:t>
              </w:r>
            </w:ins>
          </w:p>
          <w:p w14:paraId="27E6C70C" w14:textId="77777777" w:rsidR="00CB20C3" w:rsidRDefault="00CB20C3">
            <w:pPr>
              <w:spacing w:before="100" w:beforeAutospacing="1" w:after="100" w:afterAutospacing="1"/>
              <w:rPr>
                <w:ins w:id="119" w:author="David Coverston" w:date="2016-12-08T10:34:00Z"/>
              </w:rPr>
            </w:pPr>
            <w:ins w:id="120" w:author="David Coverston" w:date="2016-12-08T10:34:00Z">
              <w:r>
                <w:t> </w:t>
              </w:r>
            </w:ins>
          </w:p>
        </w:tc>
      </w:tr>
    </w:tbl>
    <w:p w14:paraId="49C087DB" w14:textId="77777777" w:rsidR="00CB20C3" w:rsidRDefault="00CB20C3" w:rsidP="00CB20C3">
      <w:pPr>
        <w:rPr>
          <w:ins w:id="121" w:author="David Coverston" w:date="2016-12-08T10:34:00Z"/>
          <w:rFonts w:ascii="Calibri" w:hAnsi="Calibri" w:cs="Calibri"/>
          <w:color w:val="000000"/>
          <w:sz w:val="22"/>
        </w:rPr>
      </w:pPr>
      <w:ins w:id="122" w:author="David Coverston" w:date="2016-12-08T10:34:00Z">
        <w:r>
          <w:rPr>
            <w:b/>
            <w:bCs/>
            <w:color w:val="000000"/>
          </w:rPr>
          <w:lastRenderedPageBreak/>
          <w:t> </w:t>
        </w:r>
      </w:ins>
    </w:p>
    <w:p w14:paraId="1AE6BC85" w14:textId="77777777" w:rsidR="00C1749D" w:rsidRPr="00F61125" w:rsidRDefault="00C1749D" w:rsidP="00254AF7"/>
    <w:sectPr w:rsidR="00C1749D" w:rsidRPr="00F61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7F1850C4-CADE-47EF-9260-206371E73C22}"/>
    <w:embedBold r:id="rId2" w:fontKey="{F2797105-DBE6-47D0-94BF-6D4BC2DCF90D}"/>
    <w:embedItalic r:id="rId3" w:fontKey="{A4414E54-006F-461C-B320-0EF52D385E75}"/>
  </w:font>
  <w:font w:name="Open Sans Light">
    <w:panose1 w:val="020B0306030504020204"/>
    <w:charset w:val="00"/>
    <w:family w:val="swiss"/>
    <w:pitch w:val="variable"/>
    <w:sig w:usb0="E00002EF" w:usb1="4000205B" w:usb2="00000028" w:usb3="00000000" w:csb0="0000019F" w:csb1="00000000"/>
    <w:embedRegular r:id="rId4" w:fontKey="{8C3F4558-FB2F-4CA5-9D65-8422CB1DA8F8}"/>
    <w:embedBold r:id="rId5" w:fontKey="{0149464A-4D2E-4094-88BF-B220DD607CEE}"/>
    <w:embedItalic r:id="rId6" w:fontKey="{DDEC31F6-5C9F-4685-BF86-86A2F82F2321}"/>
  </w:font>
  <w:font w:name="Open Sans">
    <w:panose1 w:val="020B0606030504020204"/>
    <w:charset w:val="00"/>
    <w:family w:val="swiss"/>
    <w:pitch w:val="variable"/>
    <w:sig w:usb0="E00002EF" w:usb1="4000205B" w:usb2="00000028" w:usb3="00000000" w:csb0="0000019F" w:csb1="00000000"/>
    <w:embedRegular r:id="rId7" w:fontKey="{C11B2925-4A44-40A1-8856-24840A0E6BF6}"/>
  </w:font>
  <w:font w:name="Segoe UI">
    <w:panose1 w:val="020B0502040204020203"/>
    <w:charset w:val="00"/>
    <w:family w:val="swiss"/>
    <w:pitch w:val="variable"/>
    <w:sig w:usb0="E4002EFF" w:usb1="C000E47F" w:usb2="00000009" w:usb3="00000000" w:csb0="000001FF" w:csb1="00000000"/>
    <w:embedRegular r:id="rId8" w:fontKey="{F45904F3-9B62-47D2-9D62-59C24E8B7D1C}"/>
  </w:font>
  <w:font w:name="Calibri Light">
    <w:panose1 w:val="020F0302020204030204"/>
    <w:charset w:val="00"/>
    <w:family w:val="swiss"/>
    <w:pitch w:val="variable"/>
    <w:sig w:usb0="E0002AFF" w:usb1="C000247B" w:usb2="00000009" w:usb3="00000000" w:csb0="000001FF" w:csb1="00000000"/>
    <w:embedRegular r:id="rId9" w:fontKey="{9DEF80D9-5762-4B15-AE9F-E64ED9C4B5D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5162"/>
    <w:multiLevelType w:val="multilevel"/>
    <w:tmpl w:val="DA50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91F9D"/>
    <w:multiLevelType w:val="multilevel"/>
    <w:tmpl w:val="EA32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65874"/>
    <w:multiLevelType w:val="multilevel"/>
    <w:tmpl w:val="3C5E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C7EFE"/>
    <w:multiLevelType w:val="multilevel"/>
    <w:tmpl w:val="349E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31295"/>
    <w:multiLevelType w:val="multilevel"/>
    <w:tmpl w:val="2D628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F0BB8"/>
    <w:multiLevelType w:val="multilevel"/>
    <w:tmpl w:val="801C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311B4"/>
    <w:multiLevelType w:val="multilevel"/>
    <w:tmpl w:val="B0C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87436"/>
    <w:multiLevelType w:val="multilevel"/>
    <w:tmpl w:val="3E20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54243"/>
    <w:multiLevelType w:val="multilevel"/>
    <w:tmpl w:val="70F6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B51FC"/>
    <w:multiLevelType w:val="multilevel"/>
    <w:tmpl w:val="F0E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94C72"/>
    <w:multiLevelType w:val="multilevel"/>
    <w:tmpl w:val="E422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3D2AD2"/>
    <w:multiLevelType w:val="multilevel"/>
    <w:tmpl w:val="04AC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F06EF0"/>
    <w:multiLevelType w:val="multilevel"/>
    <w:tmpl w:val="78A2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F7142"/>
    <w:multiLevelType w:val="multilevel"/>
    <w:tmpl w:val="8EE6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1C4E40"/>
    <w:multiLevelType w:val="hybridMultilevel"/>
    <w:tmpl w:val="220A63B8"/>
    <w:lvl w:ilvl="0" w:tplc="AB88257E">
      <w:start w:val="1"/>
      <w:numFmt w:val="bullet"/>
      <w:lvlText w:val=""/>
      <w:lvlJc w:val="left"/>
      <w:pPr>
        <w:ind w:left="720" w:hanging="360"/>
      </w:pPr>
      <w:rPr>
        <w:rFonts w:ascii="Symbol" w:hAnsi="Symbol" w:hint="default"/>
      </w:rPr>
    </w:lvl>
    <w:lvl w:ilvl="1" w:tplc="21C29906">
      <w:start w:val="1"/>
      <w:numFmt w:val="bullet"/>
      <w:pStyle w:val="Bullet2"/>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2C4E4B"/>
    <w:multiLevelType w:val="multilevel"/>
    <w:tmpl w:val="C69A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7337B"/>
    <w:multiLevelType w:val="multilevel"/>
    <w:tmpl w:val="89C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CD0479"/>
    <w:multiLevelType w:val="multilevel"/>
    <w:tmpl w:val="A53092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C70AE6"/>
    <w:multiLevelType w:val="multilevel"/>
    <w:tmpl w:val="ECD09A7E"/>
    <w:lvl w:ilvl="0">
      <w:start w:val="1"/>
      <w:numFmt w:val="decimal"/>
      <w:pStyle w:val="Numbered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8"/>
  </w:num>
  <w:num w:numId="3">
    <w:abstractNumId w:val="4"/>
  </w:num>
  <w:num w:numId="4">
    <w:abstractNumId w:val="17"/>
  </w:num>
  <w:num w:numId="5">
    <w:abstractNumId w:val="9"/>
  </w:num>
  <w:num w:numId="6">
    <w:abstractNumId w:val="3"/>
  </w:num>
  <w:num w:numId="7">
    <w:abstractNumId w:val="0"/>
  </w:num>
  <w:num w:numId="8">
    <w:abstractNumId w:val="15"/>
  </w:num>
  <w:num w:numId="9">
    <w:abstractNumId w:val="8"/>
  </w:num>
  <w:num w:numId="10">
    <w:abstractNumId w:val="11"/>
  </w:num>
  <w:num w:numId="11">
    <w:abstractNumId w:val="6"/>
  </w:num>
  <w:num w:numId="12">
    <w:abstractNumId w:val="16"/>
  </w:num>
  <w:num w:numId="13">
    <w:abstractNumId w:val="2"/>
  </w:num>
  <w:num w:numId="14">
    <w:abstractNumId w:val="5"/>
  </w:num>
  <w:num w:numId="15">
    <w:abstractNumId w:val="7"/>
  </w:num>
  <w:num w:numId="16">
    <w:abstractNumId w:val="1"/>
  </w:num>
  <w:num w:numId="17">
    <w:abstractNumId w:val="10"/>
  </w:num>
  <w:num w:numId="18">
    <w:abstractNumId w:val="12"/>
  </w:num>
  <w:num w:numId="19">
    <w:abstractNumId w:val="13"/>
  </w:num>
  <w:num w:numId="20">
    <w:abstractNumId w:val="3"/>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Coverston">
    <w15:presenceInfo w15:providerId="AD" w15:userId="S-1-5-21-3515013708-678258590-2614230829-46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TrueTypeFonts/>
  <w:proofState w:spelling="clean" w:grammar="clean"/>
  <w:attachedTemplate r:id="rId1"/>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9F5"/>
    <w:rsid w:val="00040D3A"/>
    <w:rsid w:val="00084ADD"/>
    <w:rsid w:val="000964BE"/>
    <w:rsid w:val="001D56D2"/>
    <w:rsid w:val="001E077F"/>
    <w:rsid w:val="00232176"/>
    <w:rsid w:val="00254AF7"/>
    <w:rsid w:val="00263A52"/>
    <w:rsid w:val="002D639B"/>
    <w:rsid w:val="003204FC"/>
    <w:rsid w:val="003B59AA"/>
    <w:rsid w:val="00416C11"/>
    <w:rsid w:val="00504FF2"/>
    <w:rsid w:val="005A145A"/>
    <w:rsid w:val="005D7CCB"/>
    <w:rsid w:val="00605440"/>
    <w:rsid w:val="00637EC2"/>
    <w:rsid w:val="00714056"/>
    <w:rsid w:val="00750215"/>
    <w:rsid w:val="0077030A"/>
    <w:rsid w:val="007D6C72"/>
    <w:rsid w:val="008E7E52"/>
    <w:rsid w:val="009B6766"/>
    <w:rsid w:val="00A24954"/>
    <w:rsid w:val="00A554E9"/>
    <w:rsid w:val="00BC28AE"/>
    <w:rsid w:val="00C1749D"/>
    <w:rsid w:val="00C46FBE"/>
    <w:rsid w:val="00CB20C3"/>
    <w:rsid w:val="00CB384D"/>
    <w:rsid w:val="00CC7F90"/>
    <w:rsid w:val="00D54963"/>
    <w:rsid w:val="00D56F2A"/>
    <w:rsid w:val="00D72B54"/>
    <w:rsid w:val="00DC614C"/>
    <w:rsid w:val="00DF643A"/>
    <w:rsid w:val="00E3421E"/>
    <w:rsid w:val="00E369F5"/>
    <w:rsid w:val="00F11FCC"/>
    <w:rsid w:val="00F61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6C423"/>
  <w15:chartTrackingRefBased/>
  <w15:docId w15:val="{4744A926-4042-4060-B5EB-D647F4BCC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1749D"/>
    <w:rPr>
      <w:rFonts w:ascii="Open Sans Light" w:hAnsi="Open Sans Light"/>
      <w:sz w:val="24"/>
    </w:rPr>
  </w:style>
  <w:style w:type="paragraph" w:styleId="Heading1">
    <w:name w:val="heading 1"/>
    <w:basedOn w:val="Normal"/>
    <w:link w:val="Heading1Char"/>
    <w:autoRedefine/>
    <w:uiPriority w:val="9"/>
    <w:qFormat/>
    <w:rsid w:val="00C1749D"/>
    <w:pPr>
      <w:outlineLvl w:val="0"/>
    </w:pPr>
    <w:rPr>
      <w:rFonts w:cs="Open Sans"/>
      <w:color w:val="000000"/>
      <w:sz w:val="48"/>
      <w:szCs w:val="45"/>
      <w:shd w:val="clear" w:color="auto" w:fill="FFFFFF"/>
    </w:rPr>
  </w:style>
  <w:style w:type="paragraph" w:styleId="Heading2">
    <w:name w:val="heading 2"/>
    <w:basedOn w:val="Normal"/>
    <w:link w:val="Heading2Char"/>
    <w:autoRedefine/>
    <w:uiPriority w:val="9"/>
    <w:qFormat/>
    <w:rsid w:val="00F61125"/>
    <w:pPr>
      <w:outlineLvl w:val="1"/>
    </w:pPr>
    <w:rPr>
      <w:b/>
      <w:sz w:val="36"/>
      <w:szCs w:val="36"/>
    </w:rPr>
  </w:style>
  <w:style w:type="paragraph" w:styleId="Heading3">
    <w:name w:val="heading 3"/>
    <w:basedOn w:val="Normal"/>
    <w:next w:val="Normal"/>
    <w:link w:val="Heading3Char"/>
    <w:autoRedefine/>
    <w:uiPriority w:val="9"/>
    <w:unhideWhenUsed/>
    <w:qFormat/>
    <w:rsid w:val="00CC7F90"/>
    <w:pPr>
      <w:keepNext/>
      <w:keepLines/>
      <w:spacing w:before="240" w:after="240"/>
      <w:outlineLvl w:val="2"/>
    </w:pPr>
    <w:rPr>
      <w:rFonts w:eastAsiaTheme="majorEastAsia" w:cstheme="majorBidi"/>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autoRedefine/>
    <w:rsid w:val="00D56F2A"/>
    <w:pPr>
      <w:numPr>
        <w:ilvl w:val="1"/>
        <w:numId w:val="1"/>
      </w:numPr>
    </w:pPr>
    <w:rPr>
      <w:sz w:val="20"/>
    </w:rPr>
  </w:style>
  <w:style w:type="paragraph" w:customStyle="1" w:styleId="Numbered1">
    <w:name w:val="Numbered 1"/>
    <w:basedOn w:val="ListParagraph"/>
    <w:autoRedefine/>
    <w:qFormat/>
    <w:rsid w:val="00D56F2A"/>
    <w:pPr>
      <w:numPr>
        <w:numId w:val="2"/>
      </w:numPr>
    </w:pPr>
    <w:rPr>
      <w:sz w:val="20"/>
    </w:rPr>
  </w:style>
  <w:style w:type="paragraph" w:styleId="ListParagraph">
    <w:name w:val="List Paragraph"/>
    <w:basedOn w:val="Normal"/>
    <w:uiPriority w:val="34"/>
    <w:qFormat/>
    <w:rsid w:val="00D56F2A"/>
    <w:pPr>
      <w:ind w:left="720"/>
      <w:contextualSpacing/>
    </w:pPr>
  </w:style>
  <w:style w:type="character" w:customStyle="1" w:styleId="Heading2Char">
    <w:name w:val="Heading 2 Char"/>
    <w:basedOn w:val="DefaultParagraphFont"/>
    <w:link w:val="Heading2"/>
    <w:uiPriority w:val="9"/>
    <w:rsid w:val="00F61125"/>
    <w:rPr>
      <w:rFonts w:ascii="Open Sans Light" w:hAnsi="Open Sans Light"/>
      <w:b/>
      <w:sz w:val="36"/>
      <w:szCs w:val="36"/>
    </w:rPr>
  </w:style>
  <w:style w:type="paragraph" w:customStyle="1" w:styleId="Note">
    <w:name w:val="Note"/>
    <w:rsid w:val="002D639B"/>
    <w:rPr>
      <w:rFonts w:ascii="Open Sans Light" w:hAnsi="Open Sans Light"/>
      <w:i/>
      <w:sz w:val="20"/>
    </w:rPr>
  </w:style>
  <w:style w:type="paragraph" w:customStyle="1" w:styleId="pentaho-note">
    <w:name w:val="pentaho-note"/>
    <w:autoRedefine/>
    <w:qFormat/>
    <w:rsid w:val="00040D3A"/>
    <w:rPr>
      <w:rFonts w:ascii="Open Sans Light" w:hAnsi="Open Sans Light"/>
      <w:i/>
      <w:sz w:val="24"/>
    </w:rPr>
  </w:style>
  <w:style w:type="character" w:customStyle="1" w:styleId="Pentahofilepath">
    <w:name w:val="Pentaho file path"/>
    <w:basedOn w:val="DefaultParagraphFont"/>
    <w:uiPriority w:val="1"/>
    <w:qFormat/>
    <w:rsid w:val="00040D3A"/>
    <w:rPr>
      <w:rFonts w:ascii="Courier New" w:hAnsi="Courier New"/>
      <w:sz w:val="24"/>
    </w:rPr>
  </w:style>
  <w:style w:type="character" w:customStyle="1" w:styleId="Heading1Char">
    <w:name w:val="Heading 1 Char"/>
    <w:basedOn w:val="DefaultParagraphFont"/>
    <w:link w:val="Heading1"/>
    <w:uiPriority w:val="9"/>
    <w:rsid w:val="00C1749D"/>
    <w:rPr>
      <w:rFonts w:ascii="Open Sans Light" w:hAnsi="Open Sans Light" w:cs="Open Sans"/>
      <w:color w:val="000000"/>
      <w:sz w:val="48"/>
      <w:szCs w:val="45"/>
    </w:rPr>
  </w:style>
  <w:style w:type="character" w:customStyle="1" w:styleId="code-tag">
    <w:name w:val="code-tag"/>
    <w:basedOn w:val="DefaultParagraphFont"/>
    <w:rsid w:val="00D56F2A"/>
    <w:rPr>
      <w:rFonts w:ascii="Courier New" w:hAnsi="Courier New"/>
      <w:caps w:val="0"/>
      <w:smallCaps w:val="0"/>
      <w:strike w:val="0"/>
      <w:dstrike w:val="0"/>
      <w:vanish w:val="0"/>
      <w:sz w:val="20"/>
      <w:vertAlign w:val="baseline"/>
    </w:rPr>
  </w:style>
  <w:style w:type="paragraph" w:customStyle="1" w:styleId="Code">
    <w:name w:val="Code"/>
    <w:autoRedefine/>
    <w:qFormat/>
    <w:rsid w:val="00D56F2A"/>
    <w:pPr>
      <w:contextualSpacing/>
    </w:pPr>
    <w:rPr>
      <w:rFonts w:ascii="Courier New" w:hAnsi="Courier New" w:cs="Courier New"/>
      <w:sz w:val="20"/>
    </w:rPr>
  </w:style>
  <w:style w:type="character" w:customStyle="1" w:styleId="Heading3Char">
    <w:name w:val="Heading 3 Char"/>
    <w:basedOn w:val="DefaultParagraphFont"/>
    <w:link w:val="Heading3"/>
    <w:uiPriority w:val="9"/>
    <w:rsid w:val="00CC7F90"/>
    <w:rPr>
      <w:rFonts w:ascii="Open Sans Light" w:eastAsiaTheme="majorEastAsia" w:hAnsi="Open Sans Light" w:cstheme="majorBidi"/>
      <w:i/>
      <w:sz w:val="28"/>
      <w:szCs w:val="24"/>
    </w:rPr>
  </w:style>
  <w:style w:type="character" w:customStyle="1" w:styleId="ph">
    <w:name w:val="ph"/>
    <w:basedOn w:val="DefaultParagraphFont"/>
    <w:rsid w:val="00040D3A"/>
  </w:style>
  <w:style w:type="character" w:customStyle="1" w:styleId="Title1">
    <w:name w:val="Title1"/>
    <w:basedOn w:val="DefaultParagraphFont"/>
    <w:rsid w:val="00E369F5"/>
  </w:style>
  <w:style w:type="character" w:styleId="Hyperlink">
    <w:name w:val="Hyperlink"/>
    <w:basedOn w:val="DefaultParagraphFont"/>
    <w:uiPriority w:val="99"/>
    <w:semiHidden/>
    <w:unhideWhenUsed/>
    <w:rsid w:val="00E369F5"/>
    <w:rPr>
      <w:color w:val="0000FF"/>
      <w:u w:val="single"/>
    </w:rPr>
  </w:style>
  <w:style w:type="character" w:customStyle="1" w:styleId="status">
    <w:name w:val="status"/>
    <w:basedOn w:val="DefaultParagraphFont"/>
    <w:rsid w:val="00E369F5"/>
  </w:style>
  <w:style w:type="paragraph" w:styleId="NormalWeb">
    <w:name w:val="Normal (Web)"/>
    <w:basedOn w:val="Normal"/>
    <w:uiPriority w:val="99"/>
    <w:semiHidden/>
    <w:unhideWhenUsed/>
    <w:rsid w:val="00E369F5"/>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E369F5"/>
    <w:rPr>
      <w:b/>
      <w:bCs/>
    </w:rPr>
  </w:style>
  <w:style w:type="paragraph" w:customStyle="1" w:styleId="p">
    <w:name w:val="p"/>
    <w:basedOn w:val="Normal"/>
    <w:rsid w:val="00E369F5"/>
    <w:pPr>
      <w:spacing w:before="100" w:beforeAutospacing="1" w:after="100" w:afterAutospacing="1" w:line="240" w:lineRule="auto"/>
    </w:pPr>
    <w:rPr>
      <w:rFonts w:ascii="Times New Roman" w:eastAsia="Times New Roman" w:hAnsi="Times New Roman" w:cs="Times New Roman"/>
      <w:szCs w:val="24"/>
    </w:rPr>
  </w:style>
  <w:style w:type="character" w:customStyle="1" w:styleId="tablecap">
    <w:name w:val="tablecap"/>
    <w:basedOn w:val="DefaultParagraphFont"/>
    <w:rsid w:val="00E369F5"/>
  </w:style>
  <w:style w:type="paragraph" w:customStyle="1" w:styleId="li">
    <w:name w:val="li"/>
    <w:basedOn w:val="Normal"/>
    <w:rsid w:val="00E369F5"/>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637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aliases w:val="Pentaho"/>
    <w:basedOn w:val="TableNormal"/>
    <w:uiPriority w:val="47"/>
    <w:rsid w:val="00263A52"/>
    <w:pPr>
      <w:spacing w:after="0" w:line="240" w:lineRule="auto"/>
    </w:pPr>
    <w:rPr>
      <w:rFonts w:ascii="Open Sans Light" w:hAnsi="Open Sans Light"/>
    </w:rPr>
    <w:tblPr>
      <w:tblStyleRowBandSize w:val="1"/>
      <w:tblStyleColBandSize w:val="1"/>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416C11"/>
    <w:rPr>
      <w:sz w:val="16"/>
      <w:szCs w:val="16"/>
    </w:rPr>
  </w:style>
  <w:style w:type="paragraph" w:styleId="CommentText">
    <w:name w:val="annotation text"/>
    <w:basedOn w:val="Normal"/>
    <w:link w:val="CommentTextChar"/>
    <w:uiPriority w:val="99"/>
    <w:semiHidden/>
    <w:unhideWhenUsed/>
    <w:rsid w:val="00416C11"/>
    <w:pPr>
      <w:spacing w:line="240" w:lineRule="auto"/>
    </w:pPr>
    <w:rPr>
      <w:sz w:val="20"/>
      <w:szCs w:val="20"/>
    </w:rPr>
  </w:style>
  <w:style w:type="character" w:customStyle="1" w:styleId="CommentTextChar">
    <w:name w:val="Comment Text Char"/>
    <w:basedOn w:val="DefaultParagraphFont"/>
    <w:link w:val="CommentText"/>
    <w:uiPriority w:val="99"/>
    <w:semiHidden/>
    <w:rsid w:val="00416C11"/>
    <w:rPr>
      <w:rFonts w:ascii="Open Sans Light" w:hAnsi="Open Sans Light"/>
      <w:sz w:val="20"/>
      <w:szCs w:val="20"/>
    </w:rPr>
  </w:style>
  <w:style w:type="paragraph" w:styleId="CommentSubject">
    <w:name w:val="annotation subject"/>
    <w:basedOn w:val="CommentText"/>
    <w:next w:val="CommentText"/>
    <w:link w:val="CommentSubjectChar"/>
    <w:uiPriority w:val="99"/>
    <w:semiHidden/>
    <w:unhideWhenUsed/>
    <w:rsid w:val="00416C11"/>
    <w:rPr>
      <w:b/>
      <w:bCs/>
    </w:rPr>
  </w:style>
  <w:style w:type="character" w:customStyle="1" w:styleId="CommentSubjectChar">
    <w:name w:val="Comment Subject Char"/>
    <w:basedOn w:val="CommentTextChar"/>
    <w:link w:val="CommentSubject"/>
    <w:uiPriority w:val="99"/>
    <w:semiHidden/>
    <w:rsid w:val="00416C11"/>
    <w:rPr>
      <w:rFonts w:ascii="Open Sans Light" w:hAnsi="Open Sans Light"/>
      <w:b/>
      <w:bCs/>
      <w:sz w:val="20"/>
      <w:szCs w:val="20"/>
    </w:rPr>
  </w:style>
  <w:style w:type="paragraph" w:styleId="BalloonText">
    <w:name w:val="Balloon Text"/>
    <w:basedOn w:val="Normal"/>
    <w:link w:val="BalloonTextChar"/>
    <w:uiPriority w:val="99"/>
    <w:semiHidden/>
    <w:unhideWhenUsed/>
    <w:rsid w:val="00416C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C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382290">
      <w:bodyDiv w:val="1"/>
      <w:marLeft w:val="0"/>
      <w:marRight w:val="0"/>
      <w:marTop w:val="0"/>
      <w:marBottom w:val="0"/>
      <w:divBdr>
        <w:top w:val="none" w:sz="0" w:space="0" w:color="auto"/>
        <w:left w:val="none" w:sz="0" w:space="0" w:color="auto"/>
        <w:bottom w:val="none" w:sz="0" w:space="0" w:color="auto"/>
        <w:right w:val="none" w:sz="0" w:space="0" w:color="auto"/>
      </w:divBdr>
    </w:div>
    <w:div w:id="1384912897">
      <w:bodyDiv w:val="1"/>
      <w:marLeft w:val="0"/>
      <w:marRight w:val="0"/>
      <w:marTop w:val="0"/>
      <w:marBottom w:val="0"/>
      <w:divBdr>
        <w:top w:val="none" w:sz="0" w:space="0" w:color="auto"/>
        <w:left w:val="none" w:sz="0" w:space="0" w:color="auto"/>
        <w:bottom w:val="none" w:sz="0" w:space="0" w:color="auto"/>
        <w:right w:val="none" w:sz="0" w:space="0" w:color="auto"/>
      </w:divBdr>
    </w:div>
    <w:div w:id="1440835288">
      <w:bodyDiv w:val="1"/>
      <w:marLeft w:val="0"/>
      <w:marRight w:val="0"/>
      <w:marTop w:val="0"/>
      <w:marBottom w:val="0"/>
      <w:divBdr>
        <w:top w:val="none" w:sz="0" w:space="0" w:color="auto"/>
        <w:left w:val="none" w:sz="0" w:space="0" w:color="auto"/>
        <w:bottom w:val="none" w:sz="0" w:space="0" w:color="auto"/>
        <w:right w:val="none" w:sz="0" w:space="0" w:color="auto"/>
      </w:divBdr>
    </w:div>
    <w:div w:id="1592009765">
      <w:bodyDiv w:val="1"/>
      <w:marLeft w:val="0"/>
      <w:marRight w:val="0"/>
      <w:marTop w:val="0"/>
      <w:marBottom w:val="0"/>
      <w:divBdr>
        <w:top w:val="none" w:sz="0" w:space="0" w:color="auto"/>
        <w:left w:val="none" w:sz="0" w:space="0" w:color="auto"/>
        <w:bottom w:val="none" w:sz="0" w:space="0" w:color="auto"/>
        <w:right w:val="none" w:sz="0" w:space="0" w:color="auto"/>
      </w:divBdr>
      <w:divsChild>
        <w:div w:id="1453014865">
          <w:marLeft w:val="0"/>
          <w:marRight w:val="0"/>
          <w:marTop w:val="0"/>
          <w:marBottom w:val="0"/>
          <w:divBdr>
            <w:top w:val="none" w:sz="0" w:space="0" w:color="auto"/>
            <w:left w:val="none" w:sz="0" w:space="0" w:color="auto"/>
            <w:bottom w:val="none" w:sz="0" w:space="0" w:color="auto"/>
            <w:right w:val="none" w:sz="0" w:space="0" w:color="auto"/>
          </w:divBdr>
          <w:divsChild>
            <w:div w:id="1351495222">
              <w:marLeft w:val="0"/>
              <w:marRight w:val="0"/>
              <w:marTop w:val="0"/>
              <w:marBottom w:val="0"/>
              <w:divBdr>
                <w:top w:val="none" w:sz="0" w:space="0" w:color="auto"/>
                <w:left w:val="none" w:sz="0" w:space="0" w:color="auto"/>
                <w:bottom w:val="none" w:sz="0" w:space="0" w:color="auto"/>
                <w:right w:val="none" w:sz="0" w:space="0" w:color="auto"/>
              </w:divBdr>
            </w:div>
          </w:divsChild>
        </w:div>
        <w:div w:id="802846428">
          <w:marLeft w:val="0"/>
          <w:marRight w:val="0"/>
          <w:marTop w:val="0"/>
          <w:marBottom w:val="0"/>
          <w:divBdr>
            <w:top w:val="none" w:sz="0" w:space="0" w:color="auto"/>
            <w:left w:val="none" w:sz="0" w:space="0" w:color="auto"/>
            <w:bottom w:val="none" w:sz="0" w:space="0" w:color="auto"/>
            <w:right w:val="none" w:sz="0" w:space="0" w:color="auto"/>
          </w:divBdr>
          <w:divsChild>
            <w:div w:id="879630312">
              <w:marLeft w:val="0"/>
              <w:marRight w:val="0"/>
              <w:marTop w:val="0"/>
              <w:marBottom w:val="0"/>
              <w:divBdr>
                <w:top w:val="none" w:sz="0" w:space="0" w:color="auto"/>
                <w:left w:val="none" w:sz="0" w:space="0" w:color="auto"/>
                <w:bottom w:val="none" w:sz="0" w:space="0" w:color="auto"/>
                <w:right w:val="none" w:sz="0" w:space="0" w:color="auto"/>
              </w:divBdr>
            </w:div>
          </w:divsChild>
        </w:div>
        <w:div w:id="867256909">
          <w:marLeft w:val="0"/>
          <w:marRight w:val="0"/>
          <w:marTop w:val="0"/>
          <w:marBottom w:val="0"/>
          <w:divBdr>
            <w:top w:val="none" w:sz="0" w:space="0" w:color="auto"/>
            <w:left w:val="none" w:sz="0" w:space="0" w:color="auto"/>
            <w:bottom w:val="none" w:sz="0" w:space="0" w:color="auto"/>
            <w:right w:val="none" w:sz="0" w:space="0" w:color="auto"/>
          </w:divBdr>
        </w:div>
        <w:div w:id="1479833717">
          <w:marLeft w:val="0"/>
          <w:marRight w:val="0"/>
          <w:marTop w:val="0"/>
          <w:marBottom w:val="0"/>
          <w:divBdr>
            <w:top w:val="none" w:sz="0" w:space="0" w:color="auto"/>
            <w:left w:val="none" w:sz="0" w:space="0" w:color="auto"/>
            <w:bottom w:val="none" w:sz="0" w:space="0" w:color="auto"/>
            <w:right w:val="none" w:sz="0" w:space="0" w:color="auto"/>
          </w:divBdr>
          <w:divsChild>
            <w:div w:id="395126126">
              <w:marLeft w:val="0"/>
              <w:marRight w:val="0"/>
              <w:marTop w:val="0"/>
              <w:marBottom w:val="0"/>
              <w:divBdr>
                <w:top w:val="none" w:sz="0" w:space="0" w:color="auto"/>
                <w:left w:val="none" w:sz="0" w:space="0" w:color="auto"/>
                <w:bottom w:val="none" w:sz="0" w:space="0" w:color="auto"/>
                <w:right w:val="none" w:sz="0" w:space="0" w:color="auto"/>
              </w:divBdr>
            </w:div>
            <w:div w:id="1778792248">
              <w:marLeft w:val="0"/>
              <w:marRight w:val="0"/>
              <w:marTop w:val="0"/>
              <w:marBottom w:val="0"/>
              <w:divBdr>
                <w:top w:val="none" w:sz="0" w:space="0" w:color="auto"/>
                <w:left w:val="none" w:sz="0" w:space="0" w:color="auto"/>
                <w:bottom w:val="none" w:sz="0" w:space="0" w:color="auto"/>
                <w:right w:val="none" w:sz="0" w:space="0" w:color="auto"/>
              </w:divBdr>
              <w:divsChild>
                <w:div w:id="1985694982">
                  <w:marLeft w:val="0"/>
                  <w:marRight w:val="0"/>
                  <w:marTop w:val="0"/>
                  <w:marBottom w:val="0"/>
                  <w:divBdr>
                    <w:top w:val="none" w:sz="0" w:space="0" w:color="auto"/>
                    <w:left w:val="none" w:sz="0" w:space="0" w:color="auto"/>
                    <w:bottom w:val="none" w:sz="0" w:space="0" w:color="auto"/>
                    <w:right w:val="none" w:sz="0" w:space="0" w:color="auto"/>
                  </w:divBdr>
                </w:div>
              </w:divsChild>
            </w:div>
            <w:div w:id="225334787">
              <w:marLeft w:val="0"/>
              <w:marRight w:val="0"/>
              <w:marTop w:val="0"/>
              <w:marBottom w:val="0"/>
              <w:divBdr>
                <w:top w:val="none" w:sz="0" w:space="0" w:color="auto"/>
                <w:left w:val="none" w:sz="0" w:space="0" w:color="auto"/>
                <w:bottom w:val="none" w:sz="0" w:space="0" w:color="auto"/>
                <w:right w:val="none" w:sz="0" w:space="0" w:color="auto"/>
              </w:divBdr>
              <w:divsChild>
                <w:div w:id="103499423">
                  <w:marLeft w:val="0"/>
                  <w:marRight w:val="0"/>
                  <w:marTop w:val="0"/>
                  <w:marBottom w:val="0"/>
                  <w:divBdr>
                    <w:top w:val="none" w:sz="0" w:space="0" w:color="auto"/>
                    <w:left w:val="none" w:sz="0" w:space="0" w:color="auto"/>
                    <w:bottom w:val="none" w:sz="0" w:space="0" w:color="auto"/>
                    <w:right w:val="none" w:sz="0" w:space="0" w:color="auto"/>
                  </w:divBdr>
                </w:div>
                <w:div w:id="1065370909">
                  <w:marLeft w:val="0"/>
                  <w:marRight w:val="0"/>
                  <w:marTop w:val="0"/>
                  <w:marBottom w:val="0"/>
                  <w:divBdr>
                    <w:top w:val="none" w:sz="0" w:space="0" w:color="auto"/>
                    <w:left w:val="none" w:sz="0" w:space="0" w:color="auto"/>
                    <w:bottom w:val="none" w:sz="0" w:space="0" w:color="auto"/>
                    <w:right w:val="none" w:sz="0" w:space="0" w:color="auto"/>
                  </w:divBdr>
                  <w:divsChild>
                    <w:div w:id="1254126985">
                      <w:marLeft w:val="0"/>
                      <w:marRight w:val="0"/>
                      <w:marTop w:val="0"/>
                      <w:marBottom w:val="0"/>
                      <w:divBdr>
                        <w:top w:val="none" w:sz="0" w:space="0" w:color="auto"/>
                        <w:left w:val="none" w:sz="0" w:space="0" w:color="auto"/>
                        <w:bottom w:val="none" w:sz="0" w:space="0" w:color="auto"/>
                        <w:right w:val="none" w:sz="0" w:space="0" w:color="auto"/>
                      </w:divBdr>
                      <w:divsChild>
                        <w:div w:id="529341197">
                          <w:marLeft w:val="0"/>
                          <w:marRight w:val="0"/>
                          <w:marTop w:val="0"/>
                          <w:marBottom w:val="0"/>
                          <w:divBdr>
                            <w:top w:val="none" w:sz="0" w:space="0" w:color="auto"/>
                            <w:left w:val="none" w:sz="0" w:space="0" w:color="auto"/>
                            <w:bottom w:val="none" w:sz="0" w:space="0" w:color="auto"/>
                            <w:right w:val="none" w:sz="0" w:space="0" w:color="auto"/>
                          </w:divBdr>
                        </w:div>
                        <w:div w:id="765343623">
                          <w:marLeft w:val="0"/>
                          <w:marRight w:val="0"/>
                          <w:marTop w:val="0"/>
                          <w:marBottom w:val="0"/>
                          <w:divBdr>
                            <w:top w:val="none" w:sz="0" w:space="0" w:color="auto"/>
                            <w:left w:val="none" w:sz="0" w:space="0" w:color="auto"/>
                            <w:bottom w:val="none" w:sz="0" w:space="0" w:color="auto"/>
                            <w:right w:val="none" w:sz="0" w:space="0" w:color="auto"/>
                          </w:divBdr>
                          <w:divsChild>
                            <w:div w:id="1257250468">
                              <w:marLeft w:val="0"/>
                              <w:marRight w:val="0"/>
                              <w:marTop w:val="0"/>
                              <w:marBottom w:val="0"/>
                              <w:divBdr>
                                <w:top w:val="none" w:sz="0" w:space="0" w:color="auto"/>
                                <w:left w:val="none" w:sz="0" w:space="0" w:color="auto"/>
                                <w:bottom w:val="none" w:sz="0" w:space="0" w:color="auto"/>
                                <w:right w:val="none" w:sz="0" w:space="0" w:color="auto"/>
                              </w:divBdr>
                              <w:divsChild>
                                <w:div w:id="1646276213">
                                  <w:marLeft w:val="0"/>
                                  <w:marRight w:val="0"/>
                                  <w:marTop w:val="0"/>
                                  <w:marBottom w:val="0"/>
                                  <w:divBdr>
                                    <w:top w:val="none" w:sz="0" w:space="0" w:color="auto"/>
                                    <w:left w:val="none" w:sz="0" w:space="0" w:color="auto"/>
                                    <w:bottom w:val="none" w:sz="0" w:space="0" w:color="auto"/>
                                    <w:right w:val="none" w:sz="0" w:space="0" w:color="auto"/>
                                  </w:divBdr>
                                  <w:divsChild>
                                    <w:div w:id="400251292">
                                      <w:marLeft w:val="0"/>
                                      <w:marRight w:val="0"/>
                                      <w:marTop w:val="0"/>
                                      <w:marBottom w:val="0"/>
                                      <w:divBdr>
                                        <w:top w:val="none" w:sz="0" w:space="0" w:color="auto"/>
                                        <w:left w:val="none" w:sz="0" w:space="0" w:color="auto"/>
                                        <w:bottom w:val="none" w:sz="0" w:space="0" w:color="auto"/>
                                        <w:right w:val="none" w:sz="0" w:space="0" w:color="auto"/>
                                      </w:divBdr>
                                      <w:divsChild>
                                        <w:div w:id="181164032">
                                          <w:marLeft w:val="0"/>
                                          <w:marRight w:val="0"/>
                                          <w:marTop w:val="0"/>
                                          <w:marBottom w:val="0"/>
                                          <w:divBdr>
                                            <w:top w:val="none" w:sz="0" w:space="0" w:color="auto"/>
                                            <w:left w:val="none" w:sz="0" w:space="0" w:color="auto"/>
                                            <w:bottom w:val="none" w:sz="0" w:space="0" w:color="auto"/>
                                            <w:right w:val="none" w:sz="0" w:space="0" w:color="auto"/>
                                          </w:divBdr>
                                          <w:divsChild>
                                            <w:div w:id="434206115">
                                              <w:marLeft w:val="0"/>
                                              <w:marRight w:val="0"/>
                                              <w:marTop w:val="0"/>
                                              <w:marBottom w:val="0"/>
                                              <w:divBdr>
                                                <w:top w:val="none" w:sz="0" w:space="0" w:color="auto"/>
                                                <w:left w:val="none" w:sz="0" w:space="0" w:color="auto"/>
                                                <w:bottom w:val="none" w:sz="0" w:space="0" w:color="auto"/>
                                                <w:right w:val="none" w:sz="0" w:space="0" w:color="auto"/>
                                              </w:divBdr>
                                              <w:divsChild>
                                                <w:div w:id="113980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406411">
                              <w:marLeft w:val="0"/>
                              <w:marRight w:val="0"/>
                              <w:marTop w:val="0"/>
                              <w:marBottom w:val="0"/>
                              <w:divBdr>
                                <w:top w:val="none" w:sz="0" w:space="0" w:color="auto"/>
                                <w:left w:val="none" w:sz="0" w:space="0" w:color="auto"/>
                                <w:bottom w:val="none" w:sz="0" w:space="0" w:color="auto"/>
                                <w:right w:val="none" w:sz="0" w:space="0" w:color="auto"/>
                              </w:divBdr>
                              <w:divsChild>
                                <w:div w:id="589436323">
                                  <w:marLeft w:val="0"/>
                                  <w:marRight w:val="0"/>
                                  <w:marTop w:val="0"/>
                                  <w:marBottom w:val="0"/>
                                  <w:divBdr>
                                    <w:top w:val="none" w:sz="0" w:space="0" w:color="auto"/>
                                    <w:left w:val="none" w:sz="0" w:space="0" w:color="auto"/>
                                    <w:bottom w:val="none" w:sz="0" w:space="0" w:color="auto"/>
                                    <w:right w:val="none" w:sz="0" w:space="0" w:color="auto"/>
                                  </w:divBdr>
                                  <w:divsChild>
                                    <w:div w:id="27335173">
                                      <w:marLeft w:val="0"/>
                                      <w:marRight w:val="0"/>
                                      <w:marTop w:val="0"/>
                                      <w:marBottom w:val="0"/>
                                      <w:divBdr>
                                        <w:top w:val="none" w:sz="0" w:space="0" w:color="auto"/>
                                        <w:left w:val="none" w:sz="0" w:space="0" w:color="auto"/>
                                        <w:bottom w:val="none" w:sz="0" w:space="0" w:color="auto"/>
                                        <w:right w:val="none" w:sz="0" w:space="0" w:color="auto"/>
                                      </w:divBdr>
                                    </w:div>
                                    <w:div w:id="1072389488">
                                      <w:marLeft w:val="0"/>
                                      <w:marRight w:val="0"/>
                                      <w:marTop w:val="0"/>
                                      <w:marBottom w:val="0"/>
                                      <w:divBdr>
                                        <w:top w:val="none" w:sz="0" w:space="0" w:color="auto"/>
                                        <w:left w:val="none" w:sz="0" w:space="0" w:color="auto"/>
                                        <w:bottom w:val="none" w:sz="0" w:space="0" w:color="auto"/>
                                        <w:right w:val="none" w:sz="0" w:space="0" w:color="auto"/>
                                      </w:divBdr>
                                    </w:div>
                                    <w:div w:id="41757751">
                                      <w:marLeft w:val="0"/>
                                      <w:marRight w:val="0"/>
                                      <w:marTop w:val="0"/>
                                      <w:marBottom w:val="0"/>
                                      <w:divBdr>
                                        <w:top w:val="none" w:sz="0" w:space="0" w:color="auto"/>
                                        <w:left w:val="none" w:sz="0" w:space="0" w:color="auto"/>
                                        <w:bottom w:val="none" w:sz="0" w:space="0" w:color="auto"/>
                                        <w:right w:val="none" w:sz="0" w:space="0" w:color="auto"/>
                                      </w:divBdr>
                                      <w:divsChild>
                                        <w:div w:id="147326913">
                                          <w:marLeft w:val="0"/>
                                          <w:marRight w:val="0"/>
                                          <w:marTop w:val="0"/>
                                          <w:marBottom w:val="0"/>
                                          <w:divBdr>
                                            <w:top w:val="none" w:sz="0" w:space="0" w:color="auto"/>
                                            <w:left w:val="none" w:sz="0" w:space="0" w:color="auto"/>
                                            <w:bottom w:val="none" w:sz="0" w:space="0" w:color="auto"/>
                                            <w:right w:val="none" w:sz="0" w:space="0" w:color="auto"/>
                                          </w:divBdr>
                                          <w:divsChild>
                                            <w:div w:id="851534686">
                                              <w:marLeft w:val="0"/>
                                              <w:marRight w:val="0"/>
                                              <w:marTop w:val="0"/>
                                              <w:marBottom w:val="0"/>
                                              <w:divBdr>
                                                <w:top w:val="none" w:sz="0" w:space="0" w:color="auto"/>
                                                <w:left w:val="none" w:sz="0" w:space="0" w:color="auto"/>
                                                <w:bottom w:val="none" w:sz="0" w:space="0" w:color="auto"/>
                                                <w:right w:val="none" w:sz="0" w:space="0" w:color="auto"/>
                                              </w:divBdr>
                                            </w:div>
                                            <w:div w:id="1751998040">
                                              <w:marLeft w:val="0"/>
                                              <w:marRight w:val="0"/>
                                              <w:marTop w:val="0"/>
                                              <w:marBottom w:val="0"/>
                                              <w:divBdr>
                                                <w:top w:val="none" w:sz="0" w:space="0" w:color="auto"/>
                                                <w:left w:val="none" w:sz="0" w:space="0" w:color="auto"/>
                                                <w:bottom w:val="none" w:sz="0" w:space="0" w:color="auto"/>
                                                <w:right w:val="none" w:sz="0" w:space="0" w:color="auto"/>
                                              </w:divBdr>
                                              <w:divsChild>
                                                <w:div w:id="1367831827">
                                                  <w:marLeft w:val="0"/>
                                                  <w:marRight w:val="0"/>
                                                  <w:marTop w:val="0"/>
                                                  <w:marBottom w:val="0"/>
                                                  <w:divBdr>
                                                    <w:top w:val="none" w:sz="0" w:space="0" w:color="auto"/>
                                                    <w:left w:val="none" w:sz="0" w:space="0" w:color="auto"/>
                                                    <w:bottom w:val="none" w:sz="0" w:space="0" w:color="auto"/>
                                                    <w:right w:val="none" w:sz="0" w:space="0" w:color="auto"/>
                                                  </w:divBdr>
                                                </w:div>
                                                <w:div w:id="1578638244">
                                                  <w:marLeft w:val="0"/>
                                                  <w:marRight w:val="0"/>
                                                  <w:marTop w:val="0"/>
                                                  <w:marBottom w:val="0"/>
                                                  <w:divBdr>
                                                    <w:top w:val="none" w:sz="0" w:space="0" w:color="auto"/>
                                                    <w:left w:val="none" w:sz="0" w:space="0" w:color="auto"/>
                                                    <w:bottom w:val="none" w:sz="0" w:space="0" w:color="auto"/>
                                                    <w:right w:val="none" w:sz="0" w:space="0" w:color="auto"/>
                                                  </w:divBdr>
                                                  <w:divsChild>
                                                    <w:div w:id="11844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93697">
                                      <w:marLeft w:val="0"/>
                                      <w:marRight w:val="0"/>
                                      <w:marTop w:val="0"/>
                                      <w:marBottom w:val="0"/>
                                      <w:divBdr>
                                        <w:top w:val="none" w:sz="0" w:space="0" w:color="auto"/>
                                        <w:left w:val="none" w:sz="0" w:space="0" w:color="auto"/>
                                        <w:bottom w:val="none" w:sz="0" w:space="0" w:color="auto"/>
                                        <w:right w:val="none" w:sz="0" w:space="0" w:color="auto"/>
                                      </w:divBdr>
                                      <w:divsChild>
                                        <w:div w:id="1608924663">
                                          <w:marLeft w:val="0"/>
                                          <w:marRight w:val="0"/>
                                          <w:marTop w:val="0"/>
                                          <w:marBottom w:val="0"/>
                                          <w:divBdr>
                                            <w:top w:val="none" w:sz="0" w:space="0" w:color="auto"/>
                                            <w:left w:val="none" w:sz="0" w:space="0" w:color="auto"/>
                                            <w:bottom w:val="none" w:sz="0" w:space="0" w:color="auto"/>
                                            <w:right w:val="none" w:sz="0" w:space="0" w:color="auto"/>
                                          </w:divBdr>
                                        </w:div>
                                        <w:div w:id="1327248614">
                                          <w:marLeft w:val="0"/>
                                          <w:marRight w:val="0"/>
                                          <w:marTop w:val="0"/>
                                          <w:marBottom w:val="0"/>
                                          <w:divBdr>
                                            <w:top w:val="none" w:sz="0" w:space="0" w:color="auto"/>
                                            <w:left w:val="none" w:sz="0" w:space="0" w:color="auto"/>
                                            <w:bottom w:val="none" w:sz="0" w:space="0" w:color="auto"/>
                                            <w:right w:val="none" w:sz="0" w:space="0" w:color="auto"/>
                                          </w:divBdr>
                                          <w:divsChild>
                                            <w:div w:id="84424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pentaho.com/Documentation/7.0/0D0/160/000" TargetMode="External"/><Relationship Id="rId13" Type="http://schemas.openxmlformats.org/officeDocument/2006/relationships/hyperlink" Target="https://help.pentaho.com/Documentation/7.0/0F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help.pentaho.com/Documentation/7.0/0T0" TargetMode="External"/><Relationship Id="rId12" Type="http://schemas.openxmlformats.org/officeDocument/2006/relationships/hyperlink" Target="https://support.pentaho.com/home" TargetMode="External"/><Relationship Id="rId17" Type="http://schemas.openxmlformats.org/officeDocument/2006/relationships/hyperlink" Target="https://support.pentaho.com/home" TargetMode="External"/><Relationship Id="rId2" Type="http://schemas.openxmlformats.org/officeDocument/2006/relationships/numbering" Target="numbering.xml"/><Relationship Id="rId16" Type="http://schemas.openxmlformats.org/officeDocument/2006/relationships/hyperlink" Target="https://help.pentaho.com/Documentation/7.0/0F0/Install_the_Pentaho_Client_Tool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help.pentaho.com/Documentation/7.0/0F0/Install_the_Pentaho_Client_Tools" TargetMode="External"/><Relationship Id="rId11" Type="http://schemas.openxmlformats.org/officeDocument/2006/relationships/hyperlink" Target="http://www.pentaho.com/download/" TargetMode="External"/><Relationship Id="rId5" Type="http://schemas.openxmlformats.org/officeDocument/2006/relationships/webSettings" Target="webSettings.xml"/><Relationship Id="rId15" Type="http://schemas.openxmlformats.org/officeDocument/2006/relationships/hyperlink" Target="https://help.pentaho.com/Documentation/7.0/0F0/0P0" TargetMode="External"/><Relationship Id="rId10" Type="http://schemas.openxmlformats.org/officeDocument/2006/relationships/hyperlink" Target="https://help.pentaho.com/Documentation/7.0/0D0/160/000" TargetMode="Externa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help.pentaho.com/Documentation/7.0/0D0/160/000" TargetMode="External"/><Relationship Id="rId14" Type="http://schemas.openxmlformats.org/officeDocument/2006/relationships/hyperlink" Target="https://help.pentaho.com/Documentation/7.0/0F0/0G0/03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coverston\Documents\Custom%20Office%20Templates\Edit_Review.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9FD50-9EBB-4073-AB81-6F6F966E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Edit_Review.dotm</Template>
  <TotalTime>2456</TotalTime>
  <Pages>13</Pages>
  <Words>2567</Words>
  <Characters>14633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Coverston</dc:creator>
  <cp:keywords/>
  <dc:description/>
  <cp:lastModifiedBy>David Coverston</cp:lastModifiedBy>
  <cp:revision>9</cp:revision>
  <dcterms:created xsi:type="dcterms:W3CDTF">2016-12-06T15:19:00Z</dcterms:created>
  <dcterms:modified xsi:type="dcterms:W3CDTF">2016-12-09T15:16:00Z</dcterms:modified>
</cp:coreProperties>
</file>