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F2DE7A" w14:textId="4605498A" w:rsidR="00B53DB6" w:rsidRDefault="00B53DB6" w:rsidP="00B53DB6">
      <w:r>
        <w:t xml:space="preserve">{JIRA Case: </w:t>
      </w:r>
      <w:hyperlink r:id="rId7" w:history="1">
        <w:r w:rsidRPr="00AB20EC">
          <w:rPr>
            <w:rStyle w:val="Hyperlink"/>
          </w:rPr>
          <w:t>http://jira.pentaho.com/browse/DOC-3126</w:t>
        </w:r>
      </w:hyperlink>
      <w:r>
        <w:t>}</w:t>
      </w:r>
    </w:p>
    <w:p w14:paraId="4FC5F357" w14:textId="176A95AD" w:rsidR="005C3B6D" w:rsidRDefault="005C3B6D" w:rsidP="0026698E">
      <w:pPr>
        <w:pStyle w:val="Title"/>
      </w:pPr>
      <w:r>
        <w:t>JIRA</w:t>
      </w:r>
    </w:p>
    <w:p w14:paraId="6EFCBA6D" w14:textId="7EC73D83" w:rsidR="00196063" w:rsidRPr="00C207D2" w:rsidRDefault="00196063" w:rsidP="00BA7FC3">
      <w:r>
        <w:t xml:space="preserve">{iWiki Article: </w:t>
      </w:r>
      <w:hyperlink r:id="rId8" w:history="1">
        <w:r w:rsidRPr="00AB20EC">
          <w:rPr>
            <w:rStyle w:val="Hyperlink"/>
          </w:rPr>
          <w:t>http://iwiki.pentaho.com/display/DOC/JIRA</w:t>
        </w:r>
      </w:hyperlink>
      <w:r>
        <w:t>}</w:t>
      </w:r>
    </w:p>
    <w:p w14:paraId="15BCE602" w14:textId="71114749" w:rsidR="0039079F" w:rsidRDefault="00404E7B" w:rsidP="00604A00">
      <w:r>
        <w:t xml:space="preserve">The </w:t>
      </w:r>
      <w:r w:rsidR="00C21C4E">
        <w:t xml:space="preserve">agile </w:t>
      </w:r>
      <w:r>
        <w:t xml:space="preserve">scrum process at Pentaho is defined by our </w:t>
      </w:r>
      <w:hyperlink r:id="rId9" w:history="1">
        <w:r w:rsidRPr="00AC20EB">
          <w:rPr>
            <w:rStyle w:val="Hyperlink"/>
          </w:rPr>
          <w:t>Agile Playbook</w:t>
        </w:r>
      </w:hyperlink>
      <w:r>
        <w:t xml:space="preserve">. </w:t>
      </w:r>
      <w:r w:rsidR="0039079F">
        <w:t xml:space="preserve">If you are not already familiar with </w:t>
      </w:r>
      <w:r w:rsidR="00C21C4E">
        <w:t xml:space="preserve">agile </w:t>
      </w:r>
      <w:r w:rsidR="0039079F">
        <w:t>scrum and JIRA, we recommend you first look through Pentaho’s Agile Playbook. This article assumes you have a basic understanding of how the scrum process works here at Pentaho.</w:t>
      </w:r>
    </w:p>
    <w:p w14:paraId="07B41CC1" w14:textId="4116E143" w:rsidR="00AB714C" w:rsidRDefault="00C207D2" w:rsidP="00604A00">
      <w:r>
        <w:t>Access</w:t>
      </w:r>
      <w:r w:rsidR="0039079F">
        <w:t xml:space="preserve"> JIRA for documentation work</w:t>
      </w:r>
      <w:r w:rsidR="00AB714C">
        <w:t xml:space="preserve"> through the following URL:</w:t>
      </w:r>
    </w:p>
    <w:p w14:paraId="05842002" w14:textId="38C90602" w:rsidR="00AB714C" w:rsidRDefault="00A10AA8" w:rsidP="00BA7FC3">
      <w:pPr>
        <w:pStyle w:val="ListParagraph"/>
        <w:numPr>
          <w:ilvl w:val="0"/>
          <w:numId w:val="12"/>
        </w:numPr>
      </w:pPr>
      <w:hyperlink r:id="rId10" w:history="1">
        <w:r w:rsidR="00AB714C" w:rsidRPr="00E81DF7">
          <w:rPr>
            <w:rStyle w:val="Hyperlink"/>
          </w:rPr>
          <w:t>http://jira.pentaho.com/secure/Dashboard.jspa</w:t>
        </w:r>
      </w:hyperlink>
    </w:p>
    <w:p w14:paraId="302B6F4A" w14:textId="31793873" w:rsidR="00AB714C" w:rsidRDefault="00AB714C" w:rsidP="00AB714C">
      <w:r>
        <w:t xml:space="preserve">This address opens a JIRA System Dashboard containing links to common boards and cases related to you. From this dashboard, use the </w:t>
      </w:r>
      <w:r w:rsidRPr="00BA7FC3">
        <w:rPr>
          <w:b/>
        </w:rPr>
        <w:t>Agile</w:t>
      </w:r>
      <w:r>
        <w:t xml:space="preserve"> menu to </w:t>
      </w:r>
      <w:r w:rsidR="00C207D2">
        <w:t>view</w:t>
      </w:r>
      <w:r>
        <w:t xml:space="preserve"> the current documentation backlog</w:t>
      </w:r>
      <w:r w:rsidR="008042EF">
        <w:t xml:space="preserve">. The following example </w:t>
      </w:r>
      <w:r w:rsidR="00C207D2">
        <w:t xml:space="preserve">shows how to access </w:t>
      </w:r>
      <w:r w:rsidR="008042EF">
        <w:t>the documentation backlog for 7.1</w:t>
      </w:r>
      <w:r>
        <w:t>:</w:t>
      </w:r>
    </w:p>
    <w:p w14:paraId="7C73AAF1" w14:textId="0CD08F28" w:rsidR="00AB714C" w:rsidRDefault="00BD2279" w:rsidP="00AB714C">
      <w:r>
        <w:rPr>
          <w:noProof/>
        </w:rPr>
        <w:drawing>
          <wp:inline distT="0" distB="0" distL="0" distR="0" wp14:anchorId="277A31BA" wp14:editId="0C492496">
            <wp:extent cx="5943600" cy="3280533"/>
            <wp:effectExtent l="0" t="0" r="0" b="0"/>
            <wp:docPr id="2" name="Picture 2" descr="C:\Users\DVANDE~1\AppData\Local\Temp\SNAGHTML5ccf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VANDE~1\AppData\Local\Temp\SNAGHTML5ccf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80533"/>
                    </a:xfrm>
                    <a:prstGeom prst="rect">
                      <a:avLst/>
                    </a:prstGeom>
                    <a:noFill/>
                    <a:ln>
                      <a:noFill/>
                    </a:ln>
                  </pic:spPr>
                </pic:pic>
              </a:graphicData>
            </a:graphic>
          </wp:inline>
        </w:drawing>
      </w:r>
    </w:p>
    <w:p w14:paraId="0BB0D0A6" w14:textId="3128FBF9" w:rsidR="008042EF" w:rsidRDefault="00C207D2" w:rsidP="00604A00">
      <w:r>
        <w:t xml:space="preserve">In the Agile menu, </w:t>
      </w:r>
      <w:r w:rsidR="00BA7FC3">
        <w:t>s</w:t>
      </w:r>
      <w:r w:rsidR="008042EF">
        <w:t xml:space="preserve">elect </w:t>
      </w:r>
      <w:r w:rsidR="008042EF" w:rsidRPr="008042EF">
        <w:rPr>
          <w:b/>
        </w:rPr>
        <w:t>more…</w:t>
      </w:r>
      <w:r w:rsidR="008042EF">
        <w:t xml:space="preserve"> </w:t>
      </w:r>
      <w:r>
        <w:t>to view a complete list of available boards</w:t>
      </w:r>
      <w:r w:rsidR="008042EF">
        <w:t xml:space="preserve"> </w:t>
      </w:r>
      <w:r>
        <w:t>on</w:t>
      </w:r>
      <w:r w:rsidR="008042EF">
        <w:t xml:space="preserve"> the </w:t>
      </w:r>
      <w:r w:rsidR="008042EF" w:rsidRPr="008042EF">
        <w:rPr>
          <w:b/>
        </w:rPr>
        <w:t>Mange Boards</w:t>
      </w:r>
      <w:r w:rsidR="008042EF">
        <w:t xml:space="preserve"> page.</w:t>
      </w:r>
    </w:p>
    <w:p w14:paraId="0D423194" w14:textId="77777777" w:rsidR="003F6656" w:rsidRDefault="003F6656">
      <w:r>
        <w:br w:type="page"/>
      </w:r>
    </w:p>
    <w:p w14:paraId="79DEA876" w14:textId="5F429A45" w:rsidR="00C207D2" w:rsidRPr="00FD055B" w:rsidRDefault="00FD055B">
      <w:pPr>
        <w:spacing w:before="100" w:beforeAutospacing="1" w:after="150" w:line="260" w:lineRule="atLeast"/>
        <w:rPr>
          <w:rFonts w:ascii="Arial" w:eastAsia="Times New Roman" w:hAnsi="Arial" w:cs="Arial"/>
          <w:color w:val="333333"/>
          <w:sz w:val="20"/>
          <w:szCs w:val="20"/>
          <w:rPrChange w:id="0" w:author="David Vandenbelt" w:date="2016-12-29T10:59:00Z">
            <w:rPr/>
          </w:rPrChange>
        </w:rPr>
        <w:pPrChange w:id="1" w:author="David Vandenbelt" w:date="2016-12-29T10:59:00Z">
          <w:pPr/>
        </w:pPrChange>
      </w:pPr>
      <w:ins w:id="2" w:author="David Vandenbelt" w:date="2016-12-29T10:58:00Z">
        <w:r w:rsidRPr="00FD055B">
          <w:rPr>
            <w:rFonts w:ascii="Arial" w:eastAsia="Times New Roman" w:hAnsi="Arial" w:cs="Arial"/>
            <w:color w:val="333333"/>
            <w:sz w:val="20"/>
            <w:szCs w:val="20"/>
          </w:rPr>
          <w:lastRenderedPageBreak/>
          <w:t>On your backlog board, you will most often use the following views:</w:t>
        </w:r>
      </w:ins>
      <w:del w:id="3" w:author="David Vandenbelt" w:date="2016-12-29T10:58:00Z">
        <w:r w:rsidR="00C207D2" w:rsidDel="00FD055B">
          <w:delText xml:space="preserve">On your backlog board, you will most often use the </w:delText>
        </w:r>
        <w:r w:rsidR="008042EF" w:rsidRPr="00BA7FC3" w:rsidDel="00FD055B">
          <w:rPr>
            <w:b/>
          </w:rPr>
          <w:delText>Plan</w:delText>
        </w:r>
        <w:r w:rsidR="008042EF" w:rsidDel="00FD055B">
          <w:delText xml:space="preserve"> and </w:delText>
        </w:r>
        <w:r w:rsidR="008042EF" w:rsidRPr="00BA7FC3" w:rsidDel="00FD055B">
          <w:rPr>
            <w:b/>
          </w:rPr>
          <w:delText>Work</w:delText>
        </w:r>
        <w:r w:rsidR="00C207D2" w:rsidDel="00FD055B">
          <w:delText xml:space="preserve"> views</w:delText>
        </w:r>
        <w:r w:rsidR="00D14D39" w:rsidDel="00FD055B">
          <w:delText xml:space="preserve"> </w:delText>
        </w:r>
      </w:del>
    </w:p>
    <w:p w14:paraId="012BF6CD" w14:textId="77777777" w:rsidR="00C207D2" w:rsidRDefault="008042EF" w:rsidP="00BA7FC3">
      <w:pPr>
        <w:pStyle w:val="ListParagraph"/>
        <w:numPr>
          <w:ilvl w:val="0"/>
          <w:numId w:val="12"/>
        </w:numPr>
      </w:pPr>
      <w:r w:rsidRPr="00BA7FC3">
        <w:rPr>
          <w:b/>
        </w:rPr>
        <w:t>Plan</w:t>
      </w:r>
      <w:r>
        <w:t xml:space="preserve"> is used during grooming and planning. </w:t>
      </w:r>
    </w:p>
    <w:p w14:paraId="45A2C729" w14:textId="77777777" w:rsidR="00C207D2" w:rsidRDefault="008042EF" w:rsidP="00BA7FC3">
      <w:pPr>
        <w:pStyle w:val="ListParagraph"/>
        <w:numPr>
          <w:ilvl w:val="0"/>
          <w:numId w:val="12"/>
        </w:numPr>
      </w:pPr>
      <w:r w:rsidRPr="00BA7FC3">
        <w:rPr>
          <w:b/>
        </w:rPr>
        <w:t>Work</w:t>
      </w:r>
      <w:r>
        <w:t xml:space="preserve"> is used during the sprint.</w:t>
      </w:r>
      <w:r w:rsidR="00C7159B">
        <w:t xml:space="preserve"> </w:t>
      </w:r>
    </w:p>
    <w:p w14:paraId="55F7EA7A" w14:textId="188B8848" w:rsidR="008042EF" w:rsidRDefault="00C7159B">
      <w:pPr>
        <w:pPrChange w:id="4" w:author="David Vandenbelt" w:date="2016-12-29T10:59:00Z">
          <w:pPr>
            <w:ind w:left="360"/>
          </w:pPr>
        </w:pPrChange>
      </w:pPr>
      <w:r>
        <w:t xml:space="preserve">The following example </w:t>
      </w:r>
      <w:r w:rsidR="00C207D2">
        <w:t xml:space="preserve">shows </w:t>
      </w:r>
      <w:r>
        <w:t xml:space="preserve">he </w:t>
      </w:r>
      <w:r w:rsidRPr="00BA7FC3">
        <w:rPr>
          <w:b/>
        </w:rPr>
        <w:t>Plan</w:t>
      </w:r>
      <w:r>
        <w:t xml:space="preserve"> and </w:t>
      </w:r>
      <w:r w:rsidRPr="00BA7FC3">
        <w:rPr>
          <w:b/>
        </w:rPr>
        <w:t>Work</w:t>
      </w:r>
      <w:r>
        <w:t xml:space="preserve"> views:</w:t>
      </w:r>
    </w:p>
    <w:tbl>
      <w:tblPr>
        <w:tblStyle w:val="TableGrid"/>
        <w:tblW w:w="0" w:type="auto"/>
        <w:tblLook w:val="04A0" w:firstRow="1" w:lastRow="0" w:firstColumn="1" w:lastColumn="0" w:noHBand="0" w:noVBand="1"/>
      </w:tblPr>
      <w:tblGrid>
        <w:gridCol w:w="4649"/>
        <w:gridCol w:w="4701"/>
      </w:tblGrid>
      <w:tr w:rsidR="00C7159B" w14:paraId="51CAE33A" w14:textId="77777777" w:rsidTr="00BA7FC3">
        <w:tc>
          <w:tcPr>
            <w:tcW w:w="4675" w:type="dxa"/>
            <w:shd w:val="clear" w:color="auto" w:fill="D9D9D9" w:themeFill="background1" w:themeFillShade="D9"/>
          </w:tcPr>
          <w:p w14:paraId="0BC90DFA" w14:textId="2395CC06" w:rsidR="00C7159B" w:rsidRDefault="008C71BC" w:rsidP="00BA7FC3">
            <w:pPr>
              <w:tabs>
                <w:tab w:val="left" w:pos="1354"/>
              </w:tabs>
            </w:pPr>
            <w:r>
              <w:t>Plan View</w:t>
            </w:r>
            <w:r>
              <w:tab/>
            </w:r>
          </w:p>
        </w:tc>
        <w:tc>
          <w:tcPr>
            <w:tcW w:w="4675" w:type="dxa"/>
            <w:shd w:val="clear" w:color="auto" w:fill="D9D9D9" w:themeFill="background1" w:themeFillShade="D9"/>
          </w:tcPr>
          <w:p w14:paraId="3B29E88B" w14:textId="004E8C82" w:rsidR="00C7159B" w:rsidRDefault="008C71BC" w:rsidP="00604A00">
            <w:r>
              <w:t>Work View</w:t>
            </w:r>
          </w:p>
        </w:tc>
      </w:tr>
      <w:tr w:rsidR="008C71BC" w14:paraId="77D931F7" w14:textId="77777777" w:rsidTr="00C7159B">
        <w:tc>
          <w:tcPr>
            <w:tcW w:w="4675" w:type="dxa"/>
          </w:tcPr>
          <w:p w14:paraId="56EFE21D" w14:textId="09DCA897" w:rsidR="008C71BC" w:rsidRDefault="008C71BC" w:rsidP="00604A00">
            <w:pPr>
              <w:rPr>
                <w:noProof/>
              </w:rPr>
            </w:pPr>
            <w:r>
              <w:rPr>
                <w:noProof/>
              </w:rPr>
              <w:drawing>
                <wp:inline distT="0" distB="0" distL="0" distR="0" wp14:anchorId="713C585B" wp14:editId="3316A168">
                  <wp:extent cx="2809875" cy="139022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6253" cy="1398331"/>
                          </a:xfrm>
                          <a:prstGeom prst="rect">
                            <a:avLst/>
                          </a:prstGeom>
                        </pic:spPr>
                      </pic:pic>
                    </a:graphicData>
                  </a:graphic>
                </wp:inline>
              </w:drawing>
            </w:r>
          </w:p>
        </w:tc>
        <w:tc>
          <w:tcPr>
            <w:tcW w:w="4675" w:type="dxa"/>
          </w:tcPr>
          <w:p w14:paraId="4BC24B8D" w14:textId="0618DA4C" w:rsidR="008C71BC" w:rsidRDefault="008C71BC" w:rsidP="00604A00">
            <w:pPr>
              <w:rPr>
                <w:noProof/>
              </w:rPr>
            </w:pPr>
            <w:r>
              <w:rPr>
                <w:noProof/>
              </w:rPr>
              <w:drawing>
                <wp:inline distT="0" distB="0" distL="0" distR="0" wp14:anchorId="027B559A" wp14:editId="508FAD11">
                  <wp:extent cx="2847975" cy="140847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0059" cy="1414446"/>
                          </a:xfrm>
                          <a:prstGeom prst="rect">
                            <a:avLst/>
                          </a:prstGeom>
                        </pic:spPr>
                      </pic:pic>
                    </a:graphicData>
                  </a:graphic>
                </wp:inline>
              </w:drawing>
            </w:r>
          </w:p>
        </w:tc>
      </w:tr>
    </w:tbl>
    <w:p w14:paraId="1B416C20" w14:textId="7D163D18" w:rsidR="00C7159B" w:rsidRDefault="00FE247E" w:rsidP="00604A00">
      <w:r>
        <w:t xml:space="preserve">You </w:t>
      </w:r>
      <w:r w:rsidR="00175D02">
        <w:t>should</w:t>
      </w:r>
      <w:r>
        <w:t xml:space="preserve"> familiar</w:t>
      </w:r>
      <w:r w:rsidR="00175D02">
        <w:t>ize yourself</w:t>
      </w:r>
      <w:r>
        <w:t xml:space="preserve"> with the following parts of the </w:t>
      </w:r>
      <w:r w:rsidRPr="00BA7FC3">
        <w:rPr>
          <w:b/>
        </w:rPr>
        <w:t>Plan</w:t>
      </w:r>
      <w:r>
        <w:t xml:space="preserve"> view</w:t>
      </w:r>
      <w:r w:rsidR="00175D02">
        <w:t xml:space="preserve"> </w:t>
      </w:r>
      <w:r w:rsidR="003F6656">
        <w:t>in</w:t>
      </w:r>
      <w:r w:rsidR="00175D02">
        <w:t xml:space="preserve"> the current documentation </w:t>
      </w:r>
      <w:commentRangeStart w:id="5"/>
      <w:r w:rsidR="00175D02">
        <w:t>backlog</w:t>
      </w:r>
      <w:commentRangeEnd w:id="5"/>
      <w:r w:rsidR="005D0EC0">
        <w:rPr>
          <w:rStyle w:val="CommentReference"/>
        </w:rPr>
        <w:commentReference w:id="5"/>
      </w:r>
      <w:r>
        <w:t>:</w:t>
      </w:r>
    </w:p>
    <w:p w14:paraId="5EC8DD1D" w14:textId="239C7F5D" w:rsidR="00FE247E" w:rsidRDefault="00404E7B" w:rsidP="00604A00">
      <w:r>
        <w:rPr>
          <w:noProof/>
        </w:rPr>
        <w:drawing>
          <wp:inline distT="0" distB="0" distL="0" distR="0" wp14:anchorId="45CED16D" wp14:editId="5D667A60">
            <wp:extent cx="5943600" cy="3380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80105"/>
                    </a:xfrm>
                    <a:prstGeom prst="rect">
                      <a:avLst/>
                    </a:prstGeom>
                  </pic:spPr>
                </pic:pic>
              </a:graphicData>
            </a:graphic>
          </wp:inline>
        </w:drawing>
      </w:r>
    </w:p>
    <w:p w14:paraId="0E141E2D" w14:textId="77777777" w:rsidR="00F91F53" w:rsidRDefault="00F91F53">
      <w:r>
        <w:br w:type="page"/>
      </w:r>
    </w:p>
    <w:p w14:paraId="2B339F7D" w14:textId="38CA4A2B" w:rsidR="00196063" w:rsidRDefault="00404E7B" w:rsidP="00604A00">
      <w:r>
        <w:lastRenderedPageBreak/>
        <w:t xml:space="preserve">The </w:t>
      </w:r>
      <w:r w:rsidRPr="00BA7FC3">
        <w:rPr>
          <w:b/>
        </w:rPr>
        <w:t>Sprint</w:t>
      </w:r>
      <w:r>
        <w:t xml:space="preserve"> section shows summaries of stories, spike, and bugs being worked on by the team. </w:t>
      </w:r>
      <w:r w:rsidR="008C5D14" w:rsidRPr="00430912">
        <w:t xml:space="preserve">JIRA represents </w:t>
      </w:r>
      <w:commentRangeStart w:id="6"/>
      <w:r>
        <w:t>them</w:t>
      </w:r>
      <w:r w:rsidR="008C5D14" w:rsidRPr="00430912">
        <w:t xml:space="preserve"> </w:t>
      </w:r>
      <w:commentRangeEnd w:id="6"/>
      <w:r w:rsidR="00EC28FA">
        <w:rPr>
          <w:rStyle w:val="CommentReference"/>
        </w:rPr>
        <w:commentReference w:id="6"/>
      </w:r>
      <w:r w:rsidR="008C5D14" w:rsidRPr="00430912">
        <w:t xml:space="preserve">as individual </w:t>
      </w:r>
      <w:r>
        <w:t>i</w:t>
      </w:r>
      <w:r w:rsidR="008C5D14" w:rsidRPr="00430912">
        <w:t>ssues because JIRA was originally a software for issue tracking</w:t>
      </w:r>
      <w:r w:rsidR="008C5D14">
        <w:t xml:space="preserve">. </w:t>
      </w:r>
      <w:commentRangeStart w:id="7"/>
      <w:r w:rsidR="008C5D14" w:rsidRPr="00430912">
        <w:t xml:space="preserve">At Pentaho, we refer to these items as </w:t>
      </w:r>
      <w:r w:rsidR="00EC28FA" w:rsidRPr="00AF1BE6">
        <w:rPr>
          <w:i/>
        </w:rPr>
        <w:t>cases</w:t>
      </w:r>
      <w:r w:rsidR="00EC28FA" w:rsidRPr="00430912">
        <w:t xml:space="preserve"> </w:t>
      </w:r>
      <w:r w:rsidR="008C5D14" w:rsidRPr="00430912">
        <w:t xml:space="preserve">rather than </w:t>
      </w:r>
      <w:commentRangeStart w:id="8"/>
      <w:r w:rsidR="00EC28FA" w:rsidRPr="00AF1BE6">
        <w:rPr>
          <w:i/>
        </w:rPr>
        <w:t>issues</w:t>
      </w:r>
      <w:commentRangeEnd w:id="8"/>
      <w:r w:rsidR="005D0EC0">
        <w:rPr>
          <w:rStyle w:val="CommentReference"/>
        </w:rPr>
        <w:commentReference w:id="8"/>
      </w:r>
      <w:r w:rsidR="008C5D14" w:rsidRPr="00430912">
        <w:t>.</w:t>
      </w:r>
      <w:commentRangeEnd w:id="7"/>
      <w:r w:rsidR="00EC28FA">
        <w:rPr>
          <w:rStyle w:val="CommentReference"/>
        </w:rPr>
        <w:commentReference w:id="7"/>
      </w:r>
      <w:r w:rsidR="00F91F53">
        <w:t xml:space="preserve"> The following figure is an example of a case as it appears in JIRA:</w:t>
      </w:r>
    </w:p>
    <w:p w14:paraId="7674087E" w14:textId="006414B7" w:rsidR="00F91F53" w:rsidRDefault="00F91F53" w:rsidP="00604A00">
      <w:r>
        <w:rPr>
          <w:noProof/>
        </w:rPr>
        <w:drawing>
          <wp:inline distT="0" distB="0" distL="0" distR="0" wp14:anchorId="1A7B5B91" wp14:editId="0E3C2376">
            <wp:extent cx="5718412" cy="434501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6540" cy="4358790"/>
                    </a:xfrm>
                    <a:prstGeom prst="rect">
                      <a:avLst/>
                    </a:prstGeom>
                  </pic:spPr>
                </pic:pic>
              </a:graphicData>
            </a:graphic>
          </wp:inline>
        </w:drawing>
      </w:r>
    </w:p>
    <w:p w14:paraId="40AF33E1" w14:textId="753EE69B" w:rsidR="00A925FC" w:rsidRDefault="00A925FC" w:rsidP="00604A00">
      <w:pPr>
        <w:rPr>
          <w:ins w:id="9" w:author="David Vandenbelt" w:date="2016-12-29T10:37:00Z"/>
        </w:rPr>
      </w:pPr>
      <w:ins w:id="10" w:author="David Vandenbelt" w:date="2016-12-29T10:37:00Z">
        <w:r>
          <w:t xml:space="preserve">As a documentation team member, you will </w:t>
        </w:r>
      </w:ins>
      <w:ins w:id="11" w:author="David Vandenbelt" w:date="2016-12-29T10:38:00Z">
        <w:r>
          <w:t xml:space="preserve">be </w:t>
        </w:r>
      </w:ins>
      <w:ins w:id="12" w:author="David Vandenbelt" w:date="2016-12-29T10:45:00Z">
        <w:r>
          <w:t xml:space="preserve">mainly </w:t>
        </w:r>
      </w:ins>
      <w:ins w:id="13" w:author="David Vandenbelt" w:date="2016-12-29T10:37:00Z">
        <w:r>
          <w:t>working on cases the team selected to complete within the sprint</w:t>
        </w:r>
      </w:ins>
      <w:ins w:id="14" w:author="David Vandenbelt" w:date="2016-12-29T10:39:00Z">
        <w:r>
          <w:t xml:space="preserve">. </w:t>
        </w:r>
      </w:ins>
      <w:ins w:id="15" w:author="David Vandenbelt" w:date="2016-12-29T10:41:00Z">
        <w:r>
          <w:t>While working on these cases, you will be</w:t>
        </w:r>
      </w:ins>
      <w:ins w:id="16" w:author="David Vandenbelt" w:date="2016-12-29T10:39:00Z">
        <w:r>
          <w:t xml:space="preserve"> moving the</w:t>
        </w:r>
      </w:ins>
      <w:ins w:id="17" w:author="David Vandenbelt" w:date="2016-12-29T10:41:00Z">
        <w:r>
          <w:t>m</w:t>
        </w:r>
      </w:ins>
      <w:ins w:id="18" w:author="David Vandenbelt" w:date="2016-12-29T10:39:00Z">
        <w:r>
          <w:t xml:space="preserve"> through </w:t>
        </w:r>
      </w:ins>
      <w:ins w:id="19" w:author="David Vandenbelt" w:date="2016-12-29T10:37:00Z">
        <w:r>
          <w:t>a defined JIRA workflow. This workflow is described in the</w:t>
        </w:r>
      </w:ins>
      <w:ins w:id="20" w:author="David Vandenbelt" w:date="2016-12-29T10:42:00Z">
        <w:r>
          <w:t xml:space="preserve"> </w:t>
        </w:r>
        <w:r>
          <w:fldChar w:fldCharType="begin"/>
        </w:r>
        <w:r>
          <w:instrText xml:space="preserve"> HYPERLINK  \l "Workflow" </w:instrText>
        </w:r>
        <w:r>
          <w:fldChar w:fldCharType="separate"/>
        </w:r>
        <w:r w:rsidRPr="00A925FC">
          <w:rPr>
            <w:rStyle w:val="Hyperlink"/>
          </w:rPr>
          <w:t>Workflow during a Sprint</w:t>
        </w:r>
        <w:r>
          <w:fldChar w:fldCharType="end"/>
        </w:r>
      </w:ins>
      <w:ins w:id="21" w:author="David Vandenbelt" w:date="2016-12-29T10:37:00Z">
        <w:r>
          <w:t xml:space="preserve"> article.</w:t>
        </w:r>
      </w:ins>
    </w:p>
    <w:p w14:paraId="4A2418DE" w14:textId="3A3A4BC4" w:rsidR="00A925FC" w:rsidRDefault="008C5D14" w:rsidP="00604A00">
      <w:pPr>
        <w:rPr>
          <w:ins w:id="22" w:author="David Vandenbelt" w:date="2016-12-29T09:44:00Z"/>
        </w:rPr>
      </w:pPr>
      <w:del w:id="23" w:author="David Vandenbelt" w:date="2016-12-27T15:14:00Z">
        <w:r w:rsidDel="00196063">
          <w:delText xml:space="preserve"> </w:delText>
        </w:r>
        <w:r w:rsidR="00604A00" w:rsidDel="00196063">
          <w:delText xml:space="preserve">Epics and </w:delText>
        </w:r>
        <w:r w:rsidR="00EC28FA" w:rsidDel="00196063">
          <w:delText xml:space="preserve">stories </w:delText>
        </w:r>
        <w:r w:rsidR="00604A00" w:rsidDel="00196063">
          <w:delText xml:space="preserve">are defined </w:delText>
        </w:r>
      </w:del>
      <w:del w:id="24" w:author="David Vandenbelt" w:date="2016-12-20T15:48:00Z">
        <w:r w:rsidR="00FA40B5" w:rsidDel="00404E7B">
          <w:fldChar w:fldCharType="begin"/>
        </w:r>
        <w:r w:rsidR="00FA40B5" w:rsidDel="00404E7B">
          <w:delInstrText xml:space="preserve"> HYPERLINK \l "_Working_with_JIRA" </w:delInstrText>
        </w:r>
        <w:r w:rsidR="00FA40B5" w:rsidDel="00404E7B">
          <w:fldChar w:fldCharType="separate"/>
        </w:r>
        <w:r w:rsidR="00EC28FA" w:rsidRPr="00404E7B" w:rsidDel="00404E7B">
          <w:rPr>
            <w:rPrChange w:id="25" w:author="David Vandenbelt" w:date="2016-12-20T15:48:00Z">
              <w:rPr>
                <w:rStyle w:val="Hyperlink"/>
              </w:rPr>
            </w:rPrChange>
          </w:rPr>
          <w:delText>outside of a sprint</w:delText>
        </w:r>
        <w:r w:rsidR="00FA40B5" w:rsidDel="00404E7B">
          <w:rPr>
            <w:rStyle w:val="Hyperlink"/>
          </w:rPr>
          <w:fldChar w:fldCharType="end"/>
        </w:r>
      </w:del>
      <w:del w:id="26" w:author="David Vandenbelt" w:date="2016-12-27T15:14:00Z">
        <w:r w:rsidR="00604A00" w:rsidDel="00196063">
          <w:delText>. Then, t</w:delText>
        </w:r>
      </w:del>
      <w:ins w:id="27" w:author="David Vandenbelt" w:date="2016-12-29T10:43:00Z">
        <w:r w:rsidR="00A925FC">
          <w:t xml:space="preserve">Although most </w:t>
        </w:r>
      </w:ins>
      <w:del w:id="28" w:author="David Vandenbelt" w:date="2016-12-29T10:43:00Z">
        <w:r w:rsidR="00604A00" w:rsidDel="00A925FC">
          <w:delText xml:space="preserve">he </w:delText>
        </w:r>
        <w:r w:rsidR="00EC28FA" w:rsidDel="00A925FC">
          <w:delText xml:space="preserve">team </w:delText>
        </w:r>
        <w:r w:rsidR="00604A00" w:rsidDel="00A925FC">
          <w:delText xml:space="preserve"> </w:delText>
        </w:r>
        <w:r w:rsidR="00063C16" w:rsidDel="00A925FC">
          <w:delText>S</w:delText>
        </w:r>
        <w:r w:rsidR="00604A00" w:rsidDel="00A925FC">
          <w:delText>tories</w:delText>
        </w:r>
      </w:del>
      <w:ins w:id="29" w:author="Virginia Agnew" w:date="2016-12-28T09:57:00Z">
        <w:del w:id="30" w:author="David Vandenbelt" w:date="2016-12-29T10:43:00Z">
          <w:r w:rsidR="00BC4848" w:rsidDel="00A925FC">
            <w:delText>usually</w:delText>
          </w:r>
        </w:del>
      </w:ins>
      <w:del w:id="31" w:author="David Vandenbelt" w:date="2016-12-29T10:43:00Z">
        <w:r w:rsidR="00604A00" w:rsidDel="00A925FC">
          <w:delText xml:space="preserve"> </w:delText>
        </w:r>
        <w:r w:rsidR="00EC28FA" w:rsidDel="00A925FC">
          <w:delText xml:space="preserve">stories </w:delText>
        </w:r>
      </w:del>
      <w:ins w:id="32" w:author="Virginia Agnew" w:date="2016-12-28T09:57:00Z">
        <w:del w:id="33" w:author="David Vandenbelt" w:date="2016-12-29T10:43:00Z">
          <w:r w:rsidR="00BC4848" w:rsidDel="00A925FC">
            <w:delText>,</w:delText>
          </w:r>
        </w:del>
      </w:ins>
      <w:del w:id="34" w:author="David Vandenbelt" w:date="2016-12-20T15:48:00Z">
        <w:r w:rsidR="00FA40B5" w:rsidDel="00404E7B">
          <w:fldChar w:fldCharType="begin"/>
        </w:r>
        <w:r w:rsidR="00FA40B5" w:rsidDel="00404E7B">
          <w:delInstrText xml:space="preserve"> HYPERLINK \l "_Working_with_JIRA_1" </w:delInstrText>
        </w:r>
        <w:r w:rsidR="00FA40B5" w:rsidDel="00404E7B">
          <w:fldChar w:fldCharType="separate"/>
        </w:r>
        <w:r w:rsidR="00EC28FA" w:rsidRPr="00404E7B" w:rsidDel="00404E7B">
          <w:rPr>
            <w:rPrChange w:id="35" w:author="David Vandenbelt" w:date="2016-12-20T15:48:00Z">
              <w:rPr>
                <w:rStyle w:val="Hyperlink"/>
              </w:rPr>
            </w:rPrChange>
          </w:rPr>
          <w:delText>during the sprint</w:delText>
        </w:r>
        <w:r w:rsidR="00FA40B5" w:rsidDel="00404E7B">
          <w:rPr>
            <w:rStyle w:val="Hyperlink"/>
          </w:rPr>
          <w:fldChar w:fldCharType="end"/>
        </w:r>
      </w:del>
      <w:del w:id="36" w:author="David Vandenbelt" w:date="2016-12-29T10:43:00Z">
        <w:r w:rsidR="00BC4848" w:rsidDel="00A925FC">
          <w:rPr>
            <w:rStyle w:val="CommentReference"/>
          </w:rPr>
          <w:commentReference w:id="37"/>
        </w:r>
        <w:r w:rsidR="00604A00" w:rsidDel="00A925FC">
          <w:delText xml:space="preserve">. </w:delText>
        </w:r>
      </w:del>
      <w:moveToRangeStart w:id="38" w:author="Virginia Agnew" w:date="2016-12-28T10:00:00Z" w:name="move470682535"/>
      <w:moveTo w:id="39" w:author="Virginia Agnew" w:date="2016-12-28T10:00:00Z">
        <w:del w:id="40" w:author="David Vandenbelt" w:date="2016-12-29T09:43:00Z">
          <w:r w:rsidR="00BC4848" w:rsidDel="00BA7FC3">
            <w:fldChar w:fldCharType="begin"/>
          </w:r>
          <w:r w:rsidR="00BC4848" w:rsidDel="00BA7FC3">
            <w:delInstrText xml:space="preserve"> HYPERLINK  \l "EpicAndStoryCreation" </w:delInstrText>
          </w:r>
          <w:r w:rsidR="00BC4848" w:rsidDel="00BA7FC3">
            <w:fldChar w:fldCharType="separate"/>
          </w:r>
          <w:r w:rsidR="00BC4848" w:rsidRPr="00BA7FC3" w:rsidDel="00BA7FC3">
            <w:rPr>
              <w:rPrChange w:id="41" w:author="David Vandenbelt" w:date="2016-12-29T09:43:00Z">
                <w:rPr>
                  <w:rStyle w:val="Hyperlink"/>
                </w:rPr>
              </w:rPrChange>
            </w:rPr>
            <w:delText>Epics and s</w:delText>
          </w:r>
        </w:del>
      </w:moveTo>
      <w:ins w:id="42" w:author="Virginia Agnew" w:date="2016-12-28T10:00:00Z">
        <w:del w:id="43" w:author="David Vandenbelt" w:date="2016-12-29T09:40:00Z">
          <w:r w:rsidR="00BC4848" w:rsidRPr="00BA7FC3" w:rsidDel="00BA7FC3">
            <w:rPr>
              <w:rPrChange w:id="44" w:author="David Vandenbelt" w:date="2016-12-29T09:43:00Z">
                <w:rPr>
                  <w:rStyle w:val="Hyperlink"/>
                </w:rPr>
              </w:rPrChange>
            </w:rPr>
            <w:delText>S</w:delText>
          </w:r>
        </w:del>
      </w:ins>
      <w:moveTo w:id="45" w:author="Virginia Agnew" w:date="2016-12-28T10:00:00Z">
        <w:del w:id="46" w:author="David Vandenbelt" w:date="2016-12-29T09:43:00Z">
          <w:r w:rsidR="00BC4848" w:rsidRPr="00BA7FC3" w:rsidDel="00BA7FC3">
            <w:rPr>
              <w:rPrChange w:id="47" w:author="David Vandenbelt" w:date="2016-12-29T09:43:00Z">
                <w:rPr>
                  <w:rStyle w:val="Hyperlink"/>
                </w:rPr>
              </w:rPrChange>
            </w:rPr>
            <w:delText>tories</w:delText>
          </w:r>
          <w:r w:rsidR="00BC4848" w:rsidDel="00BA7FC3">
            <w:fldChar w:fldCharType="end"/>
          </w:r>
        </w:del>
      </w:moveTo>
      <w:ins w:id="48" w:author="David Vandenbelt" w:date="2016-12-29T10:12:00Z">
        <w:r w:rsidR="00DB6C86">
          <w:t>spikes</w:t>
        </w:r>
      </w:ins>
      <w:moveTo w:id="49" w:author="Virginia Agnew" w:date="2016-12-28T10:00:00Z">
        <w:r w:rsidR="00BC4848">
          <w:t xml:space="preserve"> </w:t>
        </w:r>
      </w:moveTo>
      <w:ins w:id="50" w:author="David Vandenbelt" w:date="2016-12-29T10:43:00Z">
        <w:r w:rsidR="00A925FC">
          <w:t xml:space="preserve">and stories </w:t>
        </w:r>
      </w:ins>
      <w:moveTo w:id="51" w:author="Virginia Agnew" w:date="2016-12-28T10:00:00Z">
        <w:r w:rsidR="00BC4848">
          <w:t xml:space="preserve">are </w:t>
        </w:r>
        <w:del w:id="52" w:author="David Vandenbelt" w:date="2016-12-29T09:41:00Z">
          <w:r w:rsidR="00BC4848" w:rsidDel="00BA7FC3">
            <w:delText xml:space="preserve">cases </w:delText>
          </w:r>
        </w:del>
        <w:r w:rsidR="00BC4848">
          <w:t>defined</w:t>
        </w:r>
      </w:moveTo>
      <w:ins w:id="53" w:author="Virginia Agnew" w:date="2016-12-28T10:00:00Z">
        <w:r w:rsidR="00BC4848">
          <w:t xml:space="preserve"> by the product own</w:t>
        </w:r>
        <w:del w:id="54" w:author="David Vandenbelt" w:date="2016-12-29T09:38:00Z">
          <w:r w:rsidR="00BC4848" w:rsidDel="00BA7FC3">
            <w:delText>d</w:delText>
          </w:r>
        </w:del>
        <w:r w:rsidR="00BC4848">
          <w:t>er</w:t>
        </w:r>
      </w:ins>
      <w:moveTo w:id="55" w:author="Virginia Agnew" w:date="2016-12-28T10:00:00Z">
        <w:r w:rsidR="00BC4848">
          <w:t xml:space="preserve"> </w:t>
        </w:r>
      </w:moveTo>
      <w:ins w:id="56" w:author="David Vandenbelt" w:date="2016-12-29T09:41:00Z">
        <w:r w:rsidR="00BA7FC3">
          <w:t xml:space="preserve">and groomed by the team </w:t>
        </w:r>
      </w:ins>
      <w:ins w:id="57" w:author="Virginia Agnew" w:date="2016-12-28T10:00:00Z">
        <w:r w:rsidR="00BC4848">
          <w:t>prior to the</w:t>
        </w:r>
      </w:ins>
      <w:moveTo w:id="58" w:author="Virginia Agnew" w:date="2016-12-28T10:00:00Z">
        <w:del w:id="59" w:author="Virginia Agnew" w:date="2016-12-28T10:00:00Z">
          <w:r w:rsidR="00BC4848" w:rsidRPr="00CA2B73" w:rsidDel="00BC4848">
            <w:delText>outside of a</w:delText>
          </w:r>
        </w:del>
        <w:r w:rsidR="00BC4848" w:rsidRPr="00CA2B73">
          <w:t xml:space="preserve"> sprint</w:t>
        </w:r>
      </w:moveTo>
      <w:ins w:id="60" w:author="David Vandenbelt" w:date="2016-12-29T10:43:00Z">
        <w:r w:rsidR="00A925FC">
          <w:t>, you may have to create these cases</w:t>
        </w:r>
      </w:ins>
      <w:moveTo w:id="61" w:author="Virginia Agnew" w:date="2016-12-28T10:00:00Z">
        <w:del w:id="62" w:author="Virginia Agnew" w:date="2016-12-28T10:01:00Z">
          <w:r w:rsidR="00BC4848" w:rsidDel="00BC4848">
            <w:delText>, and are created by the product owner</w:delText>
          </w:r>
        </w:del>
        <w:r w:rsidR="00BC4848">
          <w:t>.</w:t>
        </w:r>
      </w:moveTo>
      <w:ins w:id="63" w:author="David Vandenbelt" w:date="2016-12-29T09:41:00Z">
        <w:r w:rsidR="00BA7FC3">
          <w:t xml:space="preserve"> </w:t>
        </w:r>
      </w:ins>
      <w:ins w:id="64" w:author="David Vandenbelt" w:date="2016-12-29T10:44:00Z">
        <w:r w:rsidR="00A925FC">
          <w:t xml:space="preserve">How to create spikes and stories is described in the </w:t>
        </w:r>
      </w:ins>
      <w:ins w:id="65" w:author="David Vandenbelt" w:date="2016-12-29T10:45:00Z">
        <w:r w:rsidR="00A925FC">
          <w:fldChar w:fldCharType="begin"/>
        </w:r>
        <w:r w:rsidR="00A925FC">
          <w:instrText xml:space="preserve"> HYPERLINK  \l "EpicAndStoryCreation" </w:instrText>
        </w:r>
        <w:r w:rsidR="00A925FC">
          <w:fldChar w:fldCharType="separate"/>
        </w:r>
        <w:r w:rsidR="00A925FC" w:rsidRPr="00A925FC">
          <w:rPr>
            <w:rStyle w:val="Hyperlink"/>
          </w:rPr>
          <w:t>Spike and Story Creation</w:t>
        </w:r>
        <w:r w:rsidR="00A925FC">
          <w:fldChar w:fldCharType="end"/>
        </w:r>
        <w:r w:rsidR="00A925FC">
          <w:t xml:space="preserve"> article</w:t>
        </w:r>
      </w:ins>
      <w:ins w:id="66" w:author="David Vandenbelt" w:date="2016-12-29T09:41:00Z">
        <w:r w:rsidR="00BA7FC3">
          <w:t>.</w:t>
        </w:r>
      </w:ins>
    </w:p>
    <w:p w14:paraId="61273141" w14:textId="05157988" w:rsidR="00604A00" w:rsidRDefault="00A925FC" w:rsidP="00604A00">
      <w:ins w:id="67" w:author="David Vandenbelt" w:date="2016-12-29T10:46:00Z">
        <w:r>
          <w:t xml:space="preserve">Bugs are usually created by </w:t>
        </w:r>
      </w:ins>
      <w:ins w:id="68" w:author="David Vandenbelt" w:date="2016-12-29T10:47:00Z">
        <w:r w:rsidR="00F948BE">
          <w:t xml:space="preserve">internal and external customers. However, while working on spikes and stories in a sprint, you may find a problem within the documentation set that needs to be reported. The </w:t>
        </w:r>
      </w:ins>
      <w:ins w:id="69" w:author="David Vandenbelt" w:date="2016-12-29T09:45:00Z">
        <w:r w:rsidR="006F476D">
          <w:fldChar w:fldCharType="begin"/>
        </w:r>
        <w:r w:rsidR="006F476D">
          <w:instrText xml:space="preserve"> HYPERLINK "http://iwiki.pentaho.com/display/DOC/Bug+Creation" </w:instrText>
        </w:r>
        <w:r w:rsidR="006F476D">
          <w:fldChar w:fldCharType="separate"/>
        </w:r>
      </w:ins>
      <w:ins w:id="70" w:author="David Vandenbelt" w:date="2016-12-29T10:49:00Z">
        <w:r w:rsidR="00F948BE">
          <w:rPr>
            <w:rStyle w:val="Hyperlink"/>
          </w:rPr>
          <w:t>Bug Creation</w:t>
        </w:r>
      </w:ins>
      <w:moveToRangeEnd w:id="38"/>
      <w:ins w:id="71" w:author="David Vandenbelt" w:date="2016-12-29T09:45:00Z">
        <w:r w:rsidR="006F476D">
          <w:fldChar w:fldCharType="end"/>
        </w:r>
      </w:ins>
      <w:ins w:id="72" w:author="Virginia Agnew" w:date="2016-12-28T09:58:00Z">
        <w:del w:id="73" w:author="David Vandenbelt" w:date="2016-12-29T10:50:00Z">
          <w:r w:rsidR="00BC4848" w:rsidDel="00F948BE">
            <w:delText>,</w:delText>
          </w:r>
        </w:del>
      </w:ins>
      <w:ins w:id="74" w:author="David Vandenbelt" w:date="2016-12-29T10:49:00Z">
        <w:r w:rsidR="00F948BE">
          <w:t xml:space="preserve"> article</w:t>
        </w:r>
      </w:ins>
      <w:ins w:id="75" w:author="Virginia Agnew" w:date="2016-12-28T09:58:00Z">
        <w:r w:rsidR="00BC4848">
          <w:t xml:space="preserve"> </w:t>
        </w:r>
        <w:del w:id="76" w:author="David Vandenbelt" w:date="2016-12-29T10:50:00Z">
          <w:r w:rsidR="00BC4848" w:rsidDel="00F948BE">
            <w:delText>which may be reported by both internal and external customer</w:delText>
          </w:r>
        </w:del>
      </w:ins>
      <w:ins w:id="77" w:author="Virginia Agnew" w:date="2016-12-28T09:59:00Z">
        <w:del w:id="78" w:author="David Vandenbelt" w:date="2016-12-29T10:50:00Z">
          <w:r w:rsidR="00BC4848" w:rsidDel="00F948BE">
            <w:delText>s,</w:delText>
          </w:r>
        </w:del>
      </w:ins>
      <w:ins w:id="79" w:author="Virginia Agnew" w:date="2016-12-16T15:24:00Z">
        <w:del w:id="80" w:author="David Vandenbelt" w:date="2016-12-29T10:50:00Z">
          <w:r w:rsidR="00EC28FA" w:rsidDel="00F948BE">
            <w:delText xml:space="preserve"> </w:delText>
          </w:r>
        </w:del>
      </w:ins>
      <w:del w:id="81" w:author="David Vandenbelt" w:date="2016-12-29T10:50:00Z">
        <w:r w:rsidR="00604A00" w:rsidDel="00F948BE">
          <w:delText xml:space="preserve">may </w:delText>
        </w:r>
        <w:r w:rsidR="008C5D14" w:rsidDel="00F948BE">
          <w:delText xml:space="preserve">also </w:delText>
        </w:r>
        <w:r w:rsidR="00604A00" w:rsidDel="00F948BE">
          <w:delText xml:space="preserve">be reported and will be incorporated into later </w:delText>
        </w:r>
      </w:del>
      <w:ins w:id="82" w:author="Virginia Agnew" w:date="2016-12-28T09:59:00Z">
        <w:del w:id="83" w:author="David Vandenbelt" w:date="2016-12-29T10:50:00Z">
          <w:r w:rsidR="00BC4848" w:rsidDel="00F948BE">
            <w:delText>are also included in</w:delText>
          </w:r>
        </w:del>
      </w:ins>
      <w:commentRangeStart w:id="84"/>
      <w:commentRangeStart w:id="85"/>
      <w:commentRangeStart w:id="86"/>
      <w:del w:id="87" w:author="David Vandenbelt" w:date="2016-12-19T10:58:00Z">
        <w:r w:rsidR="00C91B06" w:rsidDel="00884A8C">
          <w:delText>S</w:delText>
        </w:r>
      </w:del>
      <w:del w:id="88" w:author="David Vandenbelt" w:date="2016-12-29T10:50:00Z">
        <w:r w:rsidR="00C91B06" w:rsidDel="00F948BE">
          <w:delText>prints</w:delText>
        </w:r>
      </w:del>
      <w:commentRangeEnd w:id="84"/>
      <w:ins w:id="89" w:author="David Vandenbelt" w:date="2016-12-29T10:50:00Z">
        <w:r w:rsidR="00F948BE">
          <w:t>describes how to create such a case</w:t>
        </w:r>
      </w:ins>
      <w:r w:rsidR="00EC28FA">
        <w:rPr>
          <w:rStyle w:val="CommentReference"/>
        </w:rPr>
        <w:commentReference w:id="84"/>
      </w:r>
      <w:commentRangeEnd w:id="85"/>
      <w:commentRangeEnd w:id="86"/>
      <w:r w:rsidR="00F94989">
        <w:rPr>
          <w:rStyle w:val="CommentReference"/>
        </w:rPr>
        <w:commentReference w:id="85"/>
      </w:r>
      <w:r w:rsidR="00EC28FA">
        <w:rPr>
          <w:rStyle w:val="CommentReference"/>
        </w:rPr>
        <w:commentReference w:id="86"/>
      </w:r>
      <w:r w:rsidR="00604A00">
        <w:t>.</w:t>
      </w:r>
      <w:ins w:id="90" w:author="David Vandenbelt" w:date="2016-12-27T15:14:00Z">
        <w:r w:rsidR="00196063">
          <w:t xml:space="preserve"> </w:t>
        </w:r>
      </w:ins>
      <w:moveFromRangeStart w:id="91" w:author="Virginia Agnew" w:date="2016-12-28T10:00:00Z" w:name="move470682535"/>
      <w:moveFrom w:id="92" w:author="Virginia Agnew" w:date="2016-12-28T10:00:00Z">
        <w:ins w:id="93" w:author="David Vandenbelt" w:date="2016-12-27T15:57:00Z">
          <w:r w:rsidR="00725F6D" w:rsidDel="00BC4848">
            <w:fldChar w:fldCharType="begin"/>
          </w:r>
          <w:r w:rsidR="00725F6D" w:rsidDel="00BC4848">
            <w:instrText xml:space="preserve"> HYPERLINK  \l "EpicAndStoryCreation" </w:instrText>
          </w:r>
          <w:r w:rsidR="00725F6D" w:rsidDel="00BC4848">
            <w:fldChar w:fldCharType="separate"/>
          </w:r>
          <w:r w:rsidR="00196063" w:rsidRPr="00725F6D" w:rsidDel="00BC4848">
            <w:rPr>
              <w:rStyle w:val="Hyperlink"/>
            </w:rPr>
            <w:t>Epics and stories</w:t>
          </w:r>
          <w:r w:rsidR="00725F6D" w:rsidDel="00BC4848">
            <w:fldChar w:fldCharType="end"/>
          </w:r>
        </w:ins>
        <w:ins w:id="94" w:author="David Vandenbelt" w:date="2016-12-27T15:14:00Z">
          <w:r w:rsidR="00196063" w:rsidDel="00BC4848">
            <w:t xml:space="preserve"> are cases defined </w:t>
          </w:r>
          <w:r w:rsidR="00196063" w:rsidRPr="00CA2B73" w:rsidDel="00BC4848">
            <w:t>outside of a sprint</w:t>
          </w:r>
        </w:ins>
        <w:ins w:id="95" w:author="David Vandenbelt" w:date="2016-12-27T16:05:00Z">
          <w:r w:rsidR="00EF7CFD" w:rsidDel="00BC4848">
            <w:t>, and are created by the product owner</w:t>
          </w:r>
        </w:ins>
        <w:ins w:id="96" w:author="David Vandenbelt" w:date="2016-12-27T15:14:00Z">
          <w:r w:rsidR="00196063" w:rsidDel="00BC4848">
            <w:t>.</w:t>
          </w:r>
        </w:ins>
      </w:moveFrom>
      <w:moveFromRangeEnd w:id="91"/>
    </w:p>
    <w:p w14:paraId="6CA3413E" w14:textId="77777777" w:rsidR="00F91F53" w:rsidRDefault="00F91F53">
      <w:pPr>
        <w:rPr>
          <w:ins w:id="97" w:author="David Vandenbelt" w:date="2016-12-27T16:03:00Z"/>
          <w:rFonts w:asciiTheme="majorHAnsi" w:eastAsiaTheme="majorEastAsia" w:hAnsiTheme="majorHAnsi" w:cstheme="majorBidi"/>
          <w:spacing w:val="-10"/>
          <w:kern w:val="28"/>
          <w:sz w:val="56"/>
          <w:szCs w:val="56"/>
        </w:rPr>
      </w:pPr>
      <w:bookmarkStart w:id="98" w:name="_Working_with_JIRA"/>
      <w:bookmarkStart w:id="99" w:name="_Creating_an_Epic"/>
      <w:bookmarkStart w:id="100" w:name="_Creating_a_Story"/>
      <w:bookmarkStart w:id="101" w:name="_Working_with_JIRA_1"/>
      <w:bookmarkStart w:id="102" w:name="Workflow"/>
      <w:bookmarkEnd w:id="98"/>
      <w:bookmarkEnd w:id="99"/>
      <w:bookmarkEnd w:id="100"/>
      <w:bookmarkEnd w:id="101"/>
      <w:bookmarkEnd w:id="102"/>
      <w:ins w:id="103" w:author="David Vandenbelt" w:date="2016-12-27T16:03:00Z">
        <w:r>
          <w:br w:type="page"/>
        </w:r>
      </w:ins>
    </w:p>
    <w:p w14:paraId="6EC5BDFA" w14:textId="1FE47A00" w:rsidR="005C2F28" w:rsidRDefault="006B708A" w:rsidP="006F476D">
      <w:pPr>
        <w:pStyle w:val="Title"/>
      </w:pPr>
      <w:r w:rsidRPr="00C207D2">
        <w:lastRenderedPageBreak/>
        <w:t>Work</w:t>
      </w:r>
      <w:r w:rsidR="00196063" w:rsidRPr="00C207D2">
        <w:t>flow</w:t>
      </w:r>
      <w:r w:rsidRPr="00C207D2">
        <w:t xml:space="preserve"> </w:t>
      </w:r>
      <w:r w:rsidRPr="005D0EC0">
        <w:t xml:space="preserve">during a </w:t>
      </w:r>
      <w:commentRangeStart w:id="104"/>
      <w:r w:rsidRPr="005D0EC0">
        <w:t>Sprint</w:t>
      </w:r>
      <w:commentRangeEnd w:id="104"/>
      <w:r w:rsidR="00F94989" w:rsidRPr="006F476D">
        <w:rPr>
          <w:rStyle w:val="CommentReference"/>
          <w:sz w:val="56"/>
          <w:szCs w:val="56"/>
        </w:rPr>
        <w:commentReference w:id="104"/>
      </w:r>
    </w:p>
    <w:p w14:paraId="6494A3E1" w14:textId="567244DA" w:rsidR="00196063" w:rsidRPr="00C207D2" w:rsidRDefault="00196063" w:rsidP="006F476D">
      <w:r>
        <w:t xml:space="preserve">{iWiki Article: </w:t>
      </w:r>
      <w:hyperlink r:id="rId18" w:history="1">
        <w:r w:rsidRPr="00AB20EC">
          <w:rPr>
            <w:rStyle w:val="Hyperlink"/>
          </w:rPr>
          <w:t>http://iwiki.pentaho.com/display/DOC/Workflow+during+a+Sprint</w:t>
        </w:r>
      </w:hyperlink>
      <w:r>
        <w:t>}</w:t>
      </w:r>
    </w:p>
    <w:p w14:paraId="0BB6F05F" w14:textId="77777777" w:rsidR="00C068DC" w:rsidRDefault="00BD2279" w:rsidP="006B708A">
      <w:pPr>
        <w:rPr>
          <w:ins w:id="105" w:author="David Vandenbelt" w:date="2016-12-29T11:06:00Z"/>
        </w:rPr>
      </w:pPr>
      <w:r>
        <w:t>The d</w:t>
      </w:r>
      <w:r w:rsidR="00840F0D">
        <w:t>ocumentation</w:t>
      </w:r>
      <w:r w:rsidR="00A16338">
        <w:t xml:space="preserve"> </w:t>
      </w:r>
      <w:r>
        <w:t xml:space="preserve">team </w:t>
      </w:r>
      <w:r w:rsidR="00A16338">
        <w:t>use</w:t>
      </w:r>
      <w:r w:rsidR="00F94989">
        <w:t>s</w:t>
      </w:r>
      <w:r w:rsidR="00A16338">
        <w:t xml:space="preserve"> </w:t>
      </w:r>
      <w:r w:rsidR="008C0FC8">
        <w:t xml:space="preserve">JIRA </w:t>
      </w:r>
      <w:r w:rsidR="00A16338">
        <w:t xml:space="preserve">cases to track our progress during a </w:t>
      </w:r>
      <w:r>
        <w:t>s</w:t>
      </w:r>
      <w:r w:rsidR="00C91B06">
        <w:t>print</w:t>
      </w:r>
      <w:r w:rsidR="00CE405E">
        <w:t xml:space="preserve"> through the </w:t>
      </w:r>
      <w:r w:rsidR="00CE405E" w:rsidRPr="006F476D">
        <w:rPr>
          <w:b/>
        </w:rPr>
        <w:t>Work</w:t>
      </w:r>
      <w:r w:rsidR="00CE405E">
        <w:t xml:space="preserve"> view. </w:t>
      </w:r>
      <w:r w:rsidR="00EB06A9">
        <w:t>The workflow of a case moves from left (</w:t>
      </w:r>
      <w:ins w:id="106" w:author="David Vandenbelt" w:date="2016-12-29T11:05:00Z">
        <w:r w:rsidR="00C068DC">
          <w:t xml:space="preserve">the </w:t>
        </w:r>
      </w:ins>
      <w:del w:id="107" w:author="David Vandenbelt" w:date="2016-12-29T11:05:00Z">
        <w:r w:rsidR="00EB06A9" w:rsidRPr="00C068DC" w:rsidDel="00C068DC">
          <w:rPr>
            <w:b/>
            <w:rPrChange w:id="108" w:author="David Vandenbelt" w:date="2016-12-29T11:05:00Z">
              <w:rPr/>
            </w:rPrChange>
          </w:rPr>
          <w:delText>“</w:delText>
        </w:r>
      </w:del>
      <w:r w:rsidR="00EB06A9" w:rsidRPr="00C068DC">
        <w:rPr>
          <w:b/>
          <w:rPrChange w:id="109" w:author="David Vandenbelt" w:date="2016-12-29T11:05:00Z">
            <w:rPr/>
          </w:rPrChange>
        </w:rPr>
        <w:t>To Do</w:t>
      </w:r>
      <w:ins w:id="110" w:author="David Vandenbelt" w:date="2016-12-29T11:05:00Z">
        <w:r w:rsidR="00C068DC">
          <w:t xml:space="preserve"> column</w:t>
        </w:r>
      </w:ins>
      <w:del w:id="111" w:author="David Vandenbelt" w:date="2016-12-29T11:05:00Z">
        <w:r w:rsidR="00EB06A9" w:rsidDel="00C068DC">
          <w:delText>”</w:delText>
        </w:r>
      </w:del>
      <w:r w:rsidR="00EB06A9">
        <w:t xml:space="preserve">) to right </w:t>
      </w:r>
      <w:del w:id="112" w:author="David Vandenbelt" w:date="2016-12-29T11:05:00Z">
        <w:r w:rsidR="00EB06A9" w:rsidDel="00C068DC">
          <w:delText>(“</w:delText>
        </w:r>
      </w:del>
      <w:ins w:id="113" w:author="David Vandenbelt" w:date="2016-12-29T11:05:00Z">
        <w:r w:rsidR="00C068DC">
          <w:t xml:space="preserve">(the </w:t>
        </w:r>
      </w:ins>
      <w:r w:rsidR="00EB06A9" w:rsidRPr="00C068DC">
        <w:rPr>
          <w:b/>
          <w:rPrChange w:id="114" w:author="David Vandenbelt" w:date="2016-12-29T11:05:00Z">
            <w:rPr/>
          </w:rPrChange>
        </w:rPr>
        <w:t>Done</w:t>
      </w:r>
      <w:del w:id="115" w:author="David Vandenbelt" w:date="2016-12-29T11:05:00Z">
        <w:r w:rsidR="00EB06A9" w:rsidDel="00C068DC">
          <w:delText xml:space="preserve">”). </w:delText>
        </w:r>
      </w:del>
      <w:ins w:id="116" w:author="David Vandenbelt" w:date="2016-12-29T11:05:00Z">
        <w:r w:rsidR="00C068DC">
          <w:t xml:space="preserve"> column). </w:t>
        </w:r>
      </w:ins>
      <w:r w:rsidR="00EB06A9">
        <w:t>When you sign up for a case, you will move the case through the columns (</w:t>
      </w:r>
      <w:del w:id="117" w:author="David Vandenbelt" w:date="2016-12-29T11:06:00Z">
        <w:r w:rsidR="00EB06A9" w:rsidRPr="00C068DC" w:rsidDel="00C068DC">
          <w:rPr>
            <w:b/>
            <w:rPrChange w:id="118" w:author="David Vandenbelt" w:date="2016-12-29T11:06:00Z">
              <w:rPr/>
            </w:rPrChange>
          </w:rPr>
          <w:delText>“</w:delText>
        </w:r>
      </w:del>
      <w:r w:rsidR="00EB06A9" w:rsidRPr="00C068DC">
        <w:rPr>
          <w:b/>
          <w:rPrChange w:id="119" w:author="David Vandenbelt" w:date="2016-12-29T11:06:00Z">
            <w:rPr/>
          </w:rPrChange>
        </w:rPr>
        <w:t>In Progress</w:t>
      </w:r>
      <w:del w:id="120" w:author="David Vandenbelt" w:date="2016-12-29T11:06:00Z">
        <w:r w:rsidR="00EB06A9" w:rsidDel="00C068DC">
          <w:delText>”</w:delText>
        </w:r>
      </w:del>
      <w:r w:rsidR="00EB06A9">
        <w:t xml:space="preserve"> and </w:t>
      </w:r>
      <w:del w:id="121" w:author="David Vandenbelt" w:date="2016-12-29T11:06:00Z">
        <w:r w:rsidR="00EB06A9" w:rsidRPr="00C068DC" w:rsidDel="00C068DC">
          <w:rPr>
            <w:b/>
            <w:rPrChange w:id="122" w:author="David Vandenbelt" w:date="2016-12-29T11:06:00Z">
              <w:rPr/>
            </w:rPrChange>
          </w:rPr>
          <w:delText>“</w:delText>
        </w:r>
      </w:del>
      <w:r w:rsidR="00EB06A9" w:rsidRPr="00C068DC">
        <w:rPr>
          <w:b/>
          <w:rPrChange w:id="123" w:author="David Vandenbelt" w:date="2016-12-29T11:06:00Z">
            <w:rPr/>
          </w:rPrChange>
        </w:rPr>
        <w:t>In Review</w:t>
      </w:r>
      <w:del w:id="124" w:author="David Vandenbelt" w:date="2016-12-29T11:06:00Z">
        <w:r w:rsidR="00EB06A9" w:rsidDel="00C068DC">
          <w:delText>”</w:delText>
        </w:r>
      </w:del>
      <w:r w:rsidR="00EB06A9">
        <w:t xml:space="preserve">). Once in </w:t>
      </w:r>
      <w:del w:id="125" w:author="David Vandenbelt" w:date="2016-12-29T11:06:00Z">
        <w:r w:rsidR="00EB06A9" w:rsidRPr="00C068DC" w:rsidDel="00C068DC">
          <w:rPr>
            <w:b/>
            <w:rPrChange w:id="126" w:author="David Vandenbelt" w:date="2016-12-29T11:06:00Z">
              <w:rPr/>
            </w:rPrChange>
          </w:rPr>
          <w:delText>“</w:delText>
        </w:r>
      </w:del>
      <w:r w:rsidR="00EB06A9" w:rsidRPr="00C068DC">
        <w:rPr>
          <w:b/>
          <w:rPrChange w:id="127" w:author="David Vandenbelt" w:date="2016-12-29T11:06:00Z">
            <w:rPr/>
          </w:rPrChange>
        </w:rPr>
        <w:t>Resolved</w:t>
      </w:r>
      <w:r w:rsidR="00EB06A9">
        <w:t>,</w:t>
      </w:r>
      <w:del w:id="128" w:author="David Vandenbelt" w:date="2016-12-29T11:06:00Z">
        <w:r w:rsidR="00EB06A9" w:rsidDel="00C068DC">
          <w:delText>”</w:delText>
        </w:r>
      </w:del>
      <w:r w:rsidR="00EB06A9">
        <w:t xml:space="preserve"> the story is inspected by the product owner who moves it to the </w:t>
      </w:r>
      <w:del w:id="129" w:author="David Vandenbelt" w:date="2016-12-29T11:06:00Z">
        <w:r w:rsidR="00EB06A9" w:rsidRPr="00C068DC" w:rsidDel="00C068DC">
          <w:rPr>
            <w:b/>
            <w:rPrChange w:id="130" w:author="David Vandenbelt" w:date="2016-12-29T11:06:00Z">
              <w:rPr/>
            </w:rPrChange>
          </w:rPr>
          <w:delText>“</w:delText>
        </w:r>
      </w:del>
      <w:r w:rsidR="00EB06A9" w:rsidRPr="00C068DC">
        <w:rPr>
          <w:b/>
          <w:rPrChange w:id="131" w:author="David Vandenbelt" w:date="2016-12-29T11:06:00Z">
            <w:rPr/>
          </w:rPrChange>
        </w:rPr>
        <w:t>Done</w:t>
      </w:r>
      <w:del w:id="132" w:author="David Vandenbelt" w:date="2016-12-29T11:06:00Z">
        <w:r w:rsidR="00EB06A9" w:rsidDel="00C068DC">
          <w:delText>”</w:delText>
        </w:r>
      </w:del>
      <w:r w:rsidR="00EB06A9">
        <w:t xml:space="preserve"> column.</w:t>
      </w:r>
    </w:p>
    <w:p w14:paraId="7388F4F3" w14:textId="66E57499" w:rsidR="00CE405E" w:rsidRDefault="00EB06A9" w:rsidP="006B708A">
      <w:del w:id="133" w:author="David Vandenbelt" w:date="2016-12-29T11:06:00Z">
        <w:r w:rsidDel="00C068DC">
          <w:delText xml:space="preserve"> </w:delText>
        </w:r>
      </w:del>
      <w:r w:rsidR="00CE405E">
        <w:t xml:space="preserve">You should familiarize yourself with the following parts of the </w:t>
      </w:r>
      <w:r w:rsidR="00CE405E">
        <w:rPr>
          <w:b/>
        </w:rPr>
        <w:t>Work</w:t>
      </w:r>
      <w:r w:rsidR="00CE405E">
        <w:t xml:space="preserve"> view of the current documentation backlog:</w:t>
      </w:r>
    </w:p>
    <w:p w14:paraId="793A6693" w14:textId="4CF4F45B" w:rsidR="00CE405E" w:rsidRDefault="00BD5554" w:rsidP="006B708A">
      <w:r>
        <w:rPr>
          <w:noProof/>
        </w:rPr>
        <w:drawing>
          <wp:inline distT="0" distB="0" distL="0" distR="0" wp14:anchorId="2E582D91" wp14:editId="4B0A4CF7">
            <wp:extent cx="5943600" cy="2940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40685"/>
                    </a:xfrm>
                    <a:prstGeom prst="rect">
                      <a:avLst/>
                    </a:prstGeom>
                  </pic:spPr>
                </pic:pic>
              </a:graphicData>
            </a:graphic>
          </wp:inline>
        </w:drawing>
      </w:r>
    </w:p>
    <w:p w14:paraId="33160832" w14:textId="3617C1EA" w:rsidR="00F02381" w:rsidRDefault="00A16338" w:rsidP="006B708A">
      <w:r>
        <w:t>The workflow</w:t>
      </w:r>
      <w:r w:rsidR="00CB6C0C">
        <w:t xml:space="preserve"> (lifecycle</w:t>
      </w:r>
      <w:r>
        <w:t xml:space="preserve">) of a case during a </w:t>
      </w:r>
      <w:r w:rsidR="00F94989">
        <w:t xml:space="preserve">sprint </w:t>
      </w:r>
      <w:r>
        <w:t>is defined by the following steps in JIRA:</w:t>
      </w:r>
    </w:p>
    <w:p w14:paraId="4EDD7639" w14:textId="3E77486D" w:rsidR="00A16338" w:rsidRDefault="00A10AA8" w:rsidP="00A16338">
      <w:pPr>
        <w:pStyle w:val="ListParagraph"/>
        <w:numPr>
          <w:ilvl w:val="0"/>
          <w:numId w:val="8"/>
        </w:numPr>
      </w:pPr>
      <w:hyperlink w:anchor="_Step_2:_Assigning" w:history="1">
        <w:r w:rsidR="00BD5554">
          <w:rPr>
            <w:rStyle w:val="Hyperlink"/>
          </w:rPr>
          <w:t>Choosing a JIRA Case</w:t>
        </w:r>
      </w:hyperlink>
    </w:p>
    <w:p w14:paraId="210D5521" w14:textId="4747AB45" w:rsidR="00A16338" w:rsidRDefault="00FA40B5" w:rsidP="00A16338">
      <w:pPr>
        <w:pStyle w:val="ListParagraph"/>
        <w:numPr>
          <w:ilvl w:val="0"/>
          <w:numId w:val="8"/>
        </w:numPr>
      </w:pPr>
      <w:r>
        <w:fldChar w:fldCharType="begin"/>
      </w:r>
      <w:ins w:id="134" w:author="David Vandenbelt" w:date="2016-12-29T09:52:00Z">
        <w:r w:rsidR="006F476D">
          <w:instrText>HYPERLINK  \l "_Step_2:_Adding"</w:instrText>
        </w:r>
      </w:ins>
      <w:del w:id="135" w:author="David Vandenbelt" w:date="2016-12-29T09:52:00Z">
        <w:r w:rsidR="00BD5554" w:rsidDel="006F476D">
          <w:delInstrText>HYPERLINK  \l "_Step_2:_Breaking"</w:delInstrText>
        </w:r>
      </w:del>
      <w:r>
        <w:fldChar w:fldCharType="separate"/>
      </w:r>
      <w:del w:id="136" w:author="David Vandenbelt" w:date="2016-12-29T09:52:00Z">
        <w:r w:rsidR="00BD5554" w:rsidDel="006F476D">
          <w:rPr>
            <w:rStyle w:val="Hyperlink"/>
          </w:rPr>
          <w:delText>Breaking a JIRA Case Down into Subtasks</w:delText>
        </w:r>
      </w:del>
      <w:ins w:id="137" w:author="David Vandenbelt" w:date="2016-12-29T09:52:00Z">
        <w:r w:rsidR="006F476D">
          <w:rPr>
            <w:rStyle w:val="Hyperlink"/>
          </w:rPr>
          <w:t>Adding Subtasks to a JIRA Case</w:t>
        </w:r>
      </w:ins>
      <w:r>
        <w:rPr>
          <w:rStyle w:val="Hyperlink"/>
        </w:rPr>
        <w:fldChar w:fldCharType="end"/>
      </w:r>
    </w:p>
    <w:p w14:paraId="1787A676" w14:textId="7D0E0962" w:rsidR="00A16338" w:rsidRDefault="00FA40B5" w:rsidP="00A16338">
      <w:pPr>
        <w:pStyle w:val="ListParagraph"/>
        <w:numPr>
          <w:ilvl w:val="0"/>
          <w:numId w:val="8"/>
        </w:numPr>
      </w:pPr>
      <w:r>
        <w:fldChar w:fldCharType="begin"/>
      </w:r>
      <w:ins w:id="138" w:author="David Vandenbelt" w:date="2016-12-29T09:57:00Z">
        <w:r w:rsidR="00480B89">
          <w:instrText>HYPERLINK  \l "_Step_4:_Starting"</w:instrText>
        </w:r>
      </w:ins>
      <w:del w:id="139" w:author="David Vandenbelt" w:date="2016-12-29T09:57:00Z">
        <w:r w:rsidR="00BD5554" w:rsidDel="00480B89">
          <w:delInstrText>HYPERLINK  \l "_Step_3:_Starting"</w:delInstrText>
        </w:r>
      </w:del>
      <w:r>
        <w:fldChar w:fldCharType="separate"/>
      </w:r>
      <w:del w:id="140" w:author="David Vandenbelt" w:date="2016-12-29T09:57:00Z">
        <w:r w:rsidR="00A16338" w:rsidRPr="00A16338" w:rsidDel="00480B89">
          <w:rPr>
            <w:rStyle w:val="Hyperlink"/>
          </w:rPr>
          <w:delText>Starting to Work on a JIRA Case</w:delText>
        </w:r>
      </w:del>
      <w:ins w:id="141" w:author="David Vandenbelt" w:date="2016-12-29T09:57:00Z">
        <w:r w:rsidR="00480B89">
          <w:rPr>
            <w:rStyle w:val="Hyperlink"/>
          </w:rPr>
          <w:t>Working a JIRA Case</w:t>
        </w:r>
      </w:ins>
      <w:r>
        <w:rPr>
          <w:rStyle w:val="Hyperlink"/>
        </w:rPr>
        <w:fldChar w:fldCharType="end"/>
      </w:r>
    </w:p>
    <w:p w14:paraId="4A09BDAE" w14:textId="3A1219EF" w:rsidR="00A16338" w:rsidRDefault="00FA40B5" w:rsidP="00A16338">
      <w:pPr>
        <w:pStyle w:val="ListParagraph"/>
        <w:numPr>
          <w:ilvl w:val="0"/>
          <w:numId w:val="8"/>
        </w:numPr>
      </w:pPr>
      <w:r>
        <w:fldChar w:fldCharType="begin"/>
      </w:r>
      <w:ins w:id="142" w:author="David Vandenbelt" w:date="2016-12-29T13:57:00Z">
        <w:r w:rsidR="006E7730">
          <w:instrText>HYPERLINK  \l "_Step_4:_Reviewing_1"</w:instrText>
        </w:r>
      </w:ins>
      <w:del w:id="143" w:author="David Vandenbelt" w:date="2016-12-29T13:57:00Z">
        <w:r w:rsidR="00BD5554" w:rsidDel="006E7730">
          <w:delInstrText>HYPERLINK  \l "_Step_4:_Reviewing"</w:delInstrText>
        </w:r>
      </w:del>
      <w:r>
        <w:fldChar w:fldCharType="separate"/>
      </w:r>
      <w:del w:id="144" w:author="David Vandenbelt" w:date="2016-12-29T13:57:00Z">
        <w:r w:rsidR="00A16338" w:rsidRPr="00A16338" w:rsidDel="006E7730">
          <w:rPr>
            <w:rStyle w:val="Hyperlink"/>
          </w:rPr>
          <w:delText>Reviewing Content for a JIRA Case</w:delText>
        </w:r>
      </w:del>
      <w:ins w:id="145" w:author="David Vandenbelt" w:date="2016-12-29T13:57:00Z">
        <w:r w:rsidR="006E7730">
          <w:rPr>
            <w:rStyle w:val="Hyperlink"/>
          </w:rPr>
          <w:t>Reviewing a JIRA Case</w:t>
        </w:r>
      </w:ins>
      <w:r>
        <w:rPr>
          <w:rStyle w:val="Hyperlink"/>
        </w:rPr>
        <w:fldChar w:fldCharType="end"/>
      </w:r>
    </w:p>
    <w:p w14:paraId="72BE9A9E" w14:textId="34CE16E4" w:rsidR="00A16338" w:rsidRDefault="00A10AA8" w:rsidP="00A16338">
      <w:pPr>
        <w:pStyle w:val="ListParagraph"/>
        <w:numPr>
          <w:ilvl w:val="0"/>
          <w:numId w:val="8"/>
        </w:numPr>
      </w:pPr>
      <w:hyperlink w:anchor="_Step_5:_Resolving" w:history="1">
        <w:r w:rsidR="00A16338" w:rsidRPr="00A16338">
          <w:rPr>
            <w:rStyle w:val="Hyperlink"/>
          </w:rPr>
          <w:t>Resolving a JIRA Case</w:t>
        </w:r>
      </w:hyperlink>
    </w:p>
    <w:p w14:paraId="47823204" w14:textId="77777777" w:rsidR="00BD2279" w:rsidRDefault="00BD2279">
      <w:pPr>
        <w:rPr>
          <w:rFonts w:asciiTheme="majorHAnsi" w:eastAsiaTheme="majorEastAsia" w:hAnsiTheme="majorHAnsi" w:cstheme="majorBidi"/>
          <w:color w:val="2E74B5" w:themeColor="accent1" w:themeShade="BF"/>
          <w:sz w:val="26"/>
          <w:szCs w:val="26"/>
        </w:rPr>
      </w:pPr>
      <w:bookmarkStart w:id="146" w:name="_Step_1:_Selecting"/>
      <w:bookmarkEnd w:id="146"/>
      <w:r>
        <w:br w:type="page"/>
      </w:r>
    </w:p>
    <w:p w14:paraId="7F05C5B5" w14:textId="293B1378" w:rsidR="005C2F28" w:rsidRDefault="005C2F28" w:rsidP="006F476D">
      <w:pPr>
        <w:pStyle w:val="Heading1"/>
      </w:pPr>
      <w:bookmarkStart w:id="147" w:name="_Step_2:_Assigning"/>
      <w:bookmarkStart w:id="148" w:name="_Step_1:_Choosing"/>
      <w:bookmarkEnd w:id="147"/>
      <w:bookmarkEnd w:id="148"/>
      <w:r>
        <w:lastRenderedPageBreak/>
        <w:t xml:space="preserve">Step </w:t>
      </w:r>
      <w:r w:rsidR="00BD5554">
        <w:t>1</w:t>
      </w:r>
      <w:r>
        <w:t xml:space="preserve">: </w:t>
      </w:r>
      <w:r w:rsidR="00BD5554">
        <w:t xml:space="preserve">Choosing </w:t>
      </w:r>
      <w:r>
        <w:t>a JIRA Case</w:t>
      </w:r>
    </w:p>
    <w:p w14:paraId="1B7EAC8A" w14:textId="29BE4BE2" w:rsidR="005C2F28" w:rsidRDefault="00DB4109" w:rsidP="005C2F28">
      <w:commentRangeStart w:id="149"/>
      <w:r>
        <w:t xml:space="preserve">If you </w:t>
      </w:r>
      <w:del w:id="150" w:author="David Vandenbelt" w:date="2016-12-29T13:58:00Z">
        <w:r w:rsidR="006F476D" w:rsidDel="006E7730">
          <w:delText xml:space="preserve">want </w:delText>
        </w:r>
      </w:del>
      <w:ins w:id="151" w:author="David Vandenbelt" w:date="2016-12-29T13:58:00Z">
        <w:r w:rsidR="006E7730">
          <w:t xml:space="preserve">want </w:t>
        </w:r>
      </w:ins>
      <w:r w:rsidR="006F476D">
        <w:t>to work on a</w:t>
      </w:r>
      <w:r w:rsidR="00FC042A">
        <w:t xml:space="preserve"> case </w:t>
      </w:r>
      <w:commentRangeEnd w:id="149"/>
      <w:r w:rsidR="00EB06A9">
        <w:rPr>
          <w:rStyle w:val="CommentReference"/>
        </w:rPr>
        <w:commentReference w:id="149"/>
      </w:r>
      <w:r w:rsidR="00FC042A">
        <w:t xml:space="preserve">within the </w:t>
      </w:r>
      <w:r w:rsidR="00584E75">
        <w:t>sprint</w:t>
      </w:r>
      <w:r w:rsidR="00FC042A">
        <w:t>, assign it to yourself by performing the following steps:</w:t>
      </w:r>
    </w:p>
    <w:p w14:paraId="2C1D2E9B" w14:textId="77777777" w:rsidR="002F2BCF" w:rsidRDefault="00FC042A" w:rsidP="00FC042A">
      <w:pPr>
        <w:pStyle w:val="ListParagraph"/>
        <w:numPr>
          <w:ilvl w:val="0"/>
          <w:numId w:val="2"/>
        </w:numPr>
        <w:rPr>
          <w:ins w:id="152" w:author="David Vandenbelt" w:date="2016-12-29T13:59:00Z"/>
        </w:rPr>
      </w:pPr>
      <w:r>
        <w:t xml:space="preserve">From either the </w:t>
      </w:r>
      <w:r w:rsidRPr="00423952">
        <w:rPr>
          <w:b/>
        </w:rPr>
        <w:t>Plan</w:t>
      </w:r>
      <w:r>
        <w:t xml:space="preserve"> or </w:t>
      </w:r>
      <w:r w:rsidRPr="00423952">
        <w:rPr>
          <w:b/>
        </w:rPr>
        <w:t>Work</w:t>
      </w:r>
      <w:r>
        <w:t xml:space="preserve"> JIRA view, right-click the JIRA ID link for your case.</w:t>
      </w:r>
    </w:p>
    <w:p w14:paraId="65ADE04E" w14:textId="5E3B82FE" w:rsidR="00FC042A" w:rsidRDefault="00FC042A" w:rsidP="00FC042A">
      <w:pPr>
        <w:pStyle w:val="ListParagraph"/>
        <w:numPr>
          <w:ilvl w:val="0"/>
          <w:numId w:val="2"/>
        </w:numPr>
      </w:pPr>
      <w:del w:id="153" w:author="David Vandenbelt" w:date="2016-12-29T13:59:00Z">
        <w:r w:rsidDel="002F2BCF">
          <w:delText xml:space="preserve"> </w:delText>
        </w:r>
      </w:del>
      <w:r w:rsidR="006F7077">
        <w:t>From the</w:t>
      </w:r>
      <w:r>
        <w:t xml:space="preserve"> context menu </w:t>
      </w:r>
      <w:r w:rsidR="006F7077">
        <w:t>that displays, select to open the case in a new tab or window</w:t>
      </w:r>
      <w:r>
        <w:t>.</w:t>
      </w:r>
      <w:r w:rsidR="006F7077">
        <w:t xml:space="preserve"> The case appears in the new tab or window, as shown below:</w:t>
      </w:r>
    </w:p>
    <w:p w14:paraId="5A82F6B0" w14:textId="6B913BC2" w:rsidR="00FC042A" w:rsidRDefault="00DA657B" w:rsidP="006F476D">
      <w:pPr>
        <w:ind w:left="720"/>
      </w:pPr>
      <w:r>
        <w:rPr>
          <w:noProof/>
        </w:rPr>
        <w:drawing>
          <wp:inline distT="0" distB="0" distL="0" distR="0" wp14:anchorId="6503F7E4" wp14:editId="2E46B7F6">
            <wp:extent cx="5042848" cy="3065571"/>
            <wp:effectExtent l="0" t="0" r="571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1284" cy="3180122"/>
                    </a:xfrm>
                    <a:prstGeom prst="rect">
                      <a:avLst/>
                    </a:prstGeom>
                  </pic:spPr>
                </pic:pic>
              </a:graphicData>
            </a:graphic>
          </wp:inline>
        </w:drawing>
      </w:r>
    </w:p>
    <w:p w14:paraId="6D3E9C6B" w14:textId="3DAE7637" w:rsidR="00FC042A" w:rsidRDefault="009C0209" w:rsidP="00FC042A">
      <w:pPr>
        <w:pStyle w:val="ListParagraph"/>
        <w:numPr>
          <w:ilvl w:val="0"/>
          <w:numId w:val="2"/>
        </w:numPr>
      </w:pPr>
      <w:r>
        <w:t xml:space="preserve">Click </w:t>
      </w:r>
      <w:r w:rsidR="00FC042A">
        <w:t xml:space="preserve">the </w:t>
      </w:r>
      <w:r w:rsidR="00FC042A" w:rsidRPr="00423952">
        <w:rPr>
          <w:b/>
        </w:rPr>
        <w:t>Assign to me</w:t>
      </w:r>
      <w:r w:rsidR="00FC042A">
        <w:t xml:space="preserve"> link under the People section near the upper right corner to assign yourself to the case.</w:t>
      </w:r>
      <w:r w:rsidR="00007914">
        <w:t xml:space="preserve"> The </w:t>
      </w:r>
      <w:r w:rsidR="00007914" w:rsidRPr="00423952">
        <w:rPr>
          <w:b/>
        </w:rPr>
        <w:t>Assignee</w:t>
      </w:r>
      <w:r w:rsidR="00007914">
        <w:t xml:space="preserve"> will change from</w:t>
      </w:r>
      <w:r w:rsidR="00007914" w:rsidRPr="00840F0D">
        <w:t xml:space="preserve"> </w:t>
      </w:r>
      <w:r w:rsidR="00007914" w:rsidRPr="00840F0D">
        <w:rPr>
          <w:b/>
        </w:rPr>
        <w:t>Unassigned</w:t>
      </w:r>
      <w:r w:rsidR="00007914" w:rsidRPr="00840F0D">
        <w:t xml:space="preserve"> </w:t>
      </w:r>
      <w:r w:rsidR="00007914">
        <w:t>to your name.</w:t>
      </w:r>
    </w:p>
    <w:p w14:paraId="0927C8D9" w14:textId="58584AF6" w:rsidR="00C31C2A" w:rsidRDefault="00007914" w:rsidP="00007914">
      <w:r>
        <w:t xml:space="preserve">You are now the </w:t>
      </w:r>
      <w:del w:id="154" w:author="David Vandenbelt" w:date="2016-12-29T09:53:00Z">
        <w:r w:rsidDel="006F476D">
          <w:delText xml:space="preserve"> </w:delText>
        </w:r>
      </w:del>
      <w:r w:rsidR="00F70D2D">
        <w:t xml:space="preserve">“owner” </w:t>
      </w:r>
      <w:r>
        <w:t xml:space="preserve">of the case. </w:t>
      </w:r>
      <w:r w:rsidR="00C31C2A">
        <w:t>Typically, you would only assign yourself to one case at a time.</w:t>
      </w:r>
    </w:p>
    <w:p w14:paraId="746272CA" w14:textId="77777777" w:rsidR="00BD2279" w:rsidRDefault="00BD2279">
      <w:pPr>
        <w:rPr>
          <w:rFonts w:asciiTheme="majorHAnsi" w:eastAsiaTheme="majorEastAsia" w:hAnsiTheme="majorHAnsi" w:cstheme="majorBidi"/>
          <w:color w:val="2E74B5" w:themeColor="accent1" w:themeShade="BF"/>
          <w:sz w:val="26"/>
          <w:szCs w:val="26"/>
        </w:rPr>
      </w:pPr>
      <w:bookmarkStart w:id="155" w:name="_Step_3:_Decomposing"/>
      <w:bookmarkStart w:id="156" w:name="_Step_2:_Breaking"/>
      <w:bookmarkEnd w:id="155"/>
      <w:bookmarkEnd w:id="156"/>
      <w:r>
        <w:br w:type="page"/>
      </w:r>
    </w:p>
    <w:p w14:paraId="278E4858" w14:textId="1DA16DD7" w:rsidR="005C2F28" w:rsidRDefault="005C2F28" w:rsidP="006F476D">
      <w:pPr>
        <w:pStyle w:val="Heading1"/>
      </w:pPr>
      <w:bookmarkStart w:id="157" w:name="_Step_2:_Adding"/>
      <w:bookmarkEnd w:id="157"/>
      <w:r>
        <w:lastRenderedPageBreak/>
        <w:t xml:space="preserve">Step </w:t>
      </w:r>
      <w:r w:rsidR="00BD5554">
        <w:t>2</w:t>
      </w:r>
      <w:r>
        <w:t xml:space="preserve">: </w:t>
      </w:r>
      <w:del w:id="158" w:author="David Vandenbelt" w:date="2016-12-29T09:51:00Z">
        <w:r w:rsidR="00F70D2D" w:rsidDel="006F476D">
          <w:delText>Working</w:delText>
        </w:r>
        <w:r w:rsidR="00BD5554" w:rsidDel="006F476D">
          <w:delText xml:space="preserve"> </w:delText>
        </w:r>
      </w:del>
      <w:ins w:id="159" w:author="David Vandenbelt" w:date="2016-12-29T09:51:00Z">
        <w:r w:rsidR="006F476D">
          <w:t xml:space="preserve">Adding Subtasks to </w:t>
        </w:r>
      </w:ins>
      <w:r>
        <w:t>a JIRA Case</w:t>
      </w:r>
      <w:del w:id="160" w:author="David Vandenbelt" w:date="2016-12-29T09:51:00Z">
        <w:r w:rsidR="001906B1" w:rsidDel="006F476D">
          <w:delText xml:space="preserve"> </w:delText>
        </w:r>
        <w:r w:rsidR="00F70D2D" w:rsidDel="006F476D">
          <w:delText xml:space="preserve">with </w:delText>
        </w:r>
        <w:commentRangeStart w:id="161"/>
        <w:commentRangeStart w:id="162"/>
        <w:r w:rsidR="001906B1" w:rsidDel="006F476D">
          <w:delText>Subtasks</w:delText>
        </w:r>
      </w:del>
      <w:commentRangeEnd w:id="161"/>
      <w:r w:rsidR="00F70D2D">
        <w:rPr>
          <w:rStyle w:val="CommentReference"/>
          <w:rFonts w:asciiTheme="minorHAnsi" w:eastAsiaTheme="minorHAnsi" w:hAnsiTheme="minorHAnsi" w:cstheme="minorBidi"/>
          <w:color w:val="auto"/>
        </w:rPr>
        <w:commentReference w:id="161"/>
      </w:r>
      <w:commentRangeEnd w:id="162"/>
      <w:r w:rsidR="006F476D">
        <w:rPr>
          <w:rStyle w:val="CommentReference"/>
          <w:rFonts w:asciiTheme="minorHAnsi" w:eastAsiaTheme="minorHAnsi" w:hAnsiTheme="minorHAnsi" w:cstheme="minorBidi"/>
          <w:color w:val="auto"/>
        </w:rPr>
        <w:commentReference w:id="162"/>
      </w:r>
    </w:p>
    <w:p w14:paraId="187A1710" w14:textId="064C2F6C" w:rsidR="005C2F28" w:rsidRDefault="00F70D2D" w:rsidP="005C2F28">
      <w:r>
        <w:t xml:space="preserve">Some stories may be broken down into subtasks. This is useful for working a story in clearly defined stages, or for multiple writers to work on a large story. You can also add subtasks to a story as you deem necessary. </w:t>
      </w:r>
    </w:p>
    <w:p w14:paraId="31AD6399" w14:textId="1CC1C5F9" w:rsidR="003B71EC" w:rsidRDefault="003B71EC">
      <w:pPr>
        <w:pStyle w:val="ListParagraph"/>
        <w:numPr>
          <w:ilvl w:val="0"/>
          <w:numId w:val="3"/>
        </w:numPr>
      </w:pPr>
      <w:r>
        <w:t>Open the story, spike, or bug to which you are adding subtask.</w:t>
      </w:r>
    </w:p>
    <w:p w14:paraId="5F9B6E10" w14:textId="33C3FFAD" w:rsidR="003B71EC" w:rsidRDefault="00423952">
      <w:pPr>
        <w:pStyle w:val="ListParagraph"/>
        <w:numPr>
          <w:ilvl w:val="0"/>
          <w:numId w:val="3"/>
        </w:numPr>
      </w:pPr>
      <w:r>
        <w:t xml:space="preserve">Select </w:t>
      </w:r>
      <w:r w:rsidRPr="00423952">
        <w:rPr>
          <w:b/>
        </w:rPr>
        <w:t>Create Sub-Task</w:t>
      </w:r>
      <w:r>
        <w:t xml:space="preserve"> under the </w:t>
      </w:r>
      <w:r w:rsidRPr="00423952">
        <w:rPr>
          <w:b/>
        </w:rPr>
        <w:t>More</w:t>
      </w:r>
      <w:r>
        <w:t xml:space="preserve"> menu</w:t>
      </w:r>
      <w:r w:rsidR="003B71EC">
        <w:t xml:space="preserve"> as shown in the following example:</w:t>
      </w:r>
    </w:p>
    <w:p w14:paraId="69D16708" w14:textId="39642DD9" w:rsidR="00F32D0F" w:rsidRDefault="003B71EC" w:rsidP="006F476D">
      <w:pPr>
        <w:ind w:left="720"/>
      </w:pPr>
      <w:r>
        <w:rPr>
          <w:noProof/>
        </w:rPr>
        <w:drawing>
          <wp:inline distT="0" distB="0" distL="0" distR="0" wp14:anchorId="717BAEC6" wp14:editId="29668941">
            <wp:extent cx="5943600" cy="26650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65095"/>
                    </a:xfrm>
                    <a:prstGeom prst="rect">
                      <a:avLst/>
                    </a:prstGeom>
                  </pic:spPr>
                </pic:pic>
              </a:graphicData>
            </a:graphic>
          </wp:inline>
        </w:drawing>
      </w:r>
      <w:r w:rsidR="00423952">
        <w:t xml:space="preserve">The </w:t>
      </w:r>
      <w:r w:rsidR="00423952" w:rsidRPr="003B71EC">
        <w:rPr>
          <w:b/>
        </w:rPr>
        <w:t>Create Subtask</w:t>
      </w:r>
      <w:r w:rsidR="00423952">
        <w:t xml:space="preserve"> dialog box will appear.</w:t>
      </w:r>
    </w:p>
    <w:p w14:paraId="485B346F" w14:textId="114CB9A5" w:rsidR="002F1457" w:rsidRDefault="002F1457">
      <w:pPr>
        <w:pStyle w:val="ListParagraph"/>
        <w:numPr>
          <w:ilvl w:val="0"/>
          <w:numId w:val="3"/>
        </w:numPr>
      </w:pPr>
      <w:r>
        <w:t xml:space="preserve">Enter the title of your case in the </w:t>
      </w:r>
      <w:r w:rsidRPr="006F476D">
        <w:rPr>
          <w:b/>
        </w:rPr>
        <w:t>Summary</w:t>
      </w:r>
      <w:r>
        <w:t xml:space="preserve"> field</w:t>
      </w:r>
      <w:r w:rsidR="00491B99">
        <w:t>, which</w:t>
      </w:r>
      <w:r>
        <w:t xml:space="preserve"> </w:t>
      </w:r>
      <w:r w:rsidR="00491B99">
        <w:t>is</w:t>
      </w:r>
      <w:r>
        <w:t xml:space="preserve"> shown in the following figure:</w:t>
      </w:r>
    </w:p>
    <w:p w14:paraId="7849917B" w14:textId="77777777" w:rsidR="00BD2279" w:rsidRDefault="002F1457" w:rsidP="006F476D">
      <w:pPr>
        <w:ind w:left="720"/>
      </w:pPr>
      <w:r>
        <w:rPr>
          <w:noProof/>
        </w:rPr>
        <w:drawing>
          <wp:inline distT="0" distB="0" distL="0" distR="0" wp14:anchorId="75AF3B2A" wp14:editId="464DF8CC">
            <wp:extent cx="3948457" cy="28250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4447" cy="2836526"/>
                    </a:xfrm>
                    <a:prstGeom prst="rect">
                      <a:avLst/>
                    </a:prstGeom>
                  </pic:spPr>
                </pic:pic>
              </a:graphicData>
            </a:graphic>
          </wp:inline>
        </w:drawing>
      </w:r>
    </w:p>
    <w:p w14:paraId="47108480" w14:textId="4D01D320" w:rsidR="002F1457" w:rsidRDefault="002F1457" w:rsidP="006F476D">
      <w:pPr>
        <w:ind w:left="720"/>
      </w:pPr>
      <w:r>
        <w:t xml:space="preserve">Subtasks are also individual cases within JIRA. The </w:t>
      </w:r>
      <w:r w:rsidRPr="006F476D">
        <w:rPr>
          <w:b/>
        </w:rPr>
        <w:t>Summary</w:t>
      </w:r>
      <w:r>
        <w:t xml:space="preserve"> text will appear at the top when anyone opens the case. This </w:t>
      </w:r>
      <w:r w:rsidR="009D6E79">
        <w:t xml:space="preserve">text </w:t>
      </w:r>
      <w:ins w:id="163" w:author="David Vandenbelt" w:date="2016-12-29T14:02:00Z">
        <w:r w:rsidR="002F2BCF">
          <w:t xml:space="preserve">is </w:t>
        </w:r>
      </w:ins>
      <w:r w:rsidR="009D6E79">
        <w:t xml:space="preserve">also </w:t>
      </w:r>
      <w:del w:id="164" w:author="David Vandenbelt" w:date="2016-12-29T14:02:00Z">
        <w:r w:rsidR="009D6E79" w:rsidDel="002F2BCF">
          <w:delText xml:space="preserve">is </w:delText>
        </w:r>
      </w:del>
      <w:r w:rsidR="009D6E79">
        <w:t xml:space="preserve">the description of the subtask in the </w:t>
      </w:r>
      <w:r w:rsidR="009D6E79" w:rsidRPr="006F476D">
        <w:rPr>
          <w:b/>
        </w:rPr>
        <w:t>Work</w:t>
      </w:r>
      <w:r w:rsidR="009D6E79">
        <w:t xml:space="preserve"> view.</w:t>
      </w:r>
    </w:p>
    <w:p w14:paraId="528666F7" w14:textId="31BE3A53" w:rsidR="002F1457" w:rsidRPr="002F2BCF" w:rsidDel="002F2BCF" w:rsidRDefault="00BB457A">
      <w:pPr>
        <w:pStyle w:val="ListParagraph"/>
        <w:numPr>
          <w:ilvl w:val="0"/>
          <w:numId w:val="3"/>
        </w:numPr>
        <w:rPr>
          <w:del w:id="165" w:author="David Vandenbelt" w:date="2016-12-29T14:03:00Z"/>
        </w:rPr>
      </w:pPr>
      <w:r>
        <w:lastRenderedPageBreak/>
        <w:t xml:space="preserve">Set </w:t>
      </w:r>
      <w:r w:rsidRPr="00C05169">
        <w:rPr>
          <w:b/>
        </w:rPr>
        <w:t>Fix Version/s</w:t>
      </w:r>
      <w:r>
        <w:t xml:space="preserve"> to the release you are currently working towards and </w:t>
      </w:r>
      <w:r w:rsidRPr="006F476D">
        <w:rPr>
          <w:b/>
        </w:rPr>
        <w:t>Sprint Team</w:t>
      </w:r>
      <w:r>
        <w:t xml:space="preserve"> to </w:t>
      </w:r>
      <w:r w:rsidRPr="006F476D">
        <w:rPr>
          <w:b/>
        </w:rPr>
        <w:t>Obi-Wan Kenobi</w:t>
      </w:r>
      <w:r>
        <w:t xml:space="preserve">. For example, if the next release is 7.0, set </w:t>
      </w:r>
      <w:r w:rsidRPr="00C05169">
        <w:rPr>
          <w:b/>
        </w:rPr>
        <w:t>Fix Version/s</w:t>
      </w:r>
      <w:r>
        <w:t xml:space="preserve"> </w:t>
      </w:r>
      <w:r w:rsidRPr="00840F0D">
        <w:t xml:space="preserve">to </w:t>
      </w:r>
      <w:r>
        <w:rPr>
          <w:b/>
        </w:rPr>
        <w:t>7.1</w:t>
      </w:r>
      <w:r w:rsidRPr="00840F0D">
        <w:rPr>
          <w:b/>
        </w:rPr>
        <w:t>.0 GA</w:t>
      </w:r>
      <w:del w:id="166" w:author="David Vandenbelt" w:date="2016-12-29T09:54:00Z">
        <w:r w:rsidDel="006F476D">
          <w:delText xml:space="preserve"> </w:delText>
        </w:r>
      </w:del>
      <w:ins w:id="167" w:author="David Vandenbelt" w:date="2016-12-29T09:54:00Z">
        <w:r w:rsidR="006F476D">
          <w:t>.</w:t>
        </w:r>
      </w:ins>
      <w:del w:id="168" w:author="David Vandenbelt" w:date="2016-12-29T09:54:00Z">
        <w:r w:rsidDel="006F476D">
          <w:delText>as shown in the following figure:</w:delText>
        </w:r>
      </w:del>
      <w:ins w:id="169" w:author="David Vandenbelt" w:date="2016-12-29T14:03:00Z">
        <w:r w:rsidR="002F2BCF">
          <w:t xml:space="preserve"> </w:t>
        </w:r>
        <w:r w:rsidR="002F2BCF" w:rsidRPr="002F2BCF">
          <w:t>T</w:t>
        </w:r>
      </w:ins>
    </w:p>
    <w:p w14:paraId="4C104526" w14:textId="17E26BC0" w:rsidR="00BD2279" w:rsidRPr="002F2BCF" w:rsidDel="006F476D" w:rsidRDefault="00BB457A">
      <w:pPr>
        <w:pStyle w:val="ListParagraph"/>
        <w:numPr>
          <w:ilvl w:val="0"/>
          <w:numId w:val="3"/>
        </w:numPr>
        <w:rPr>
          <w:del w:id="170" w:author="David Vandenbelt" w:date="2016-12-29T09:54:00Z"/>
        </w:rPr>
        <w:pPrChange w:id="171" w:author="David Vandenbelt" w:date="2016-12-29T14:03:00Z">
          <w:pPr>
            <w:ind w:left="720"/>
          </w:pPr>
        </w:pPrChange>
      </w:pPr>
      <w:del w:id="172" w:author="David Vandenbelt" w:date="2016-12-29T09:54:00Z">
        <w:r w:rsidRPr="002F2BCF" w:rsidDel="006F476D">
          <w:rPr>
            <w:b/>
            <w:noProof/>
            <w:rPrChange w:id="173" w:author="David Vandenbelt" w:date="2016-12-29T14:03:00Z">
              <w:rPr>
                <w:noProof/>
              </w:rPr>
            </w:rPrChange>
          </w:rPr>
          <w:drawing>
            <wp:inline distT="0" distB="0" distL="0" distR="0" wp14:anchorId="714BB2EB" wp14:editId="2761C0EE">
              <wp:extent cx="3916509" cy="2802228"/>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9235" cy="2818489"/>
                      </a:xfrm>
                      <a:prstGeom prst="rect">
                        <a:avLst/>
                      </a:prstGeom>
                    </pic:spPr>
                  </pic:pic>
                </a:graphicData>
              </a:graphic>
            </wp:inline>
          </w:drawing>
        </w:r>
      </w:del>
    </w:p>
    <w:p w14:paraId="04D0BC61" w14:textId="59BDA9FC" w:rsidR="00BB457A" w:rsidRDefault="00BB457A">
      <w:pPr>
        <w:pStyle w:val="ListParagraph"/>
        <w:numPr>
          <w:ilvl w:val="0"/>
          <w:numId w:val="3"/>
        </w:numPr>
        <w:pPrChange w:id="174" w:author="David Vandenbelt" w:date="2016-12-29T14:03:00Z">
          <w:pPr>
            <w:ind w:left="720"/>
          </w:pPr>
        </w:pPrChange>
      </w:pPr>
      <w:del w:id="175" w:author="David Vandenbelt" w:date="2016-12-29T14:03:00Z">
        <w:r w:rsidRPr="002F2BCF" w:rsidDel="002F2BCF">
          <w:delText>T</w:delText>
        </w:r>
      </w:del>
      <w:r w:rsidRPr="002F2BCF">
        <w:t xml:space="preserve">he documentation backlog for sprinting displays cases based on a filter. The two major parameters of this filter are the </w:t>
      </w:r>
      <w:r w:rsidRPr="002F2BCF">
        <w:rPr>
          <w:b/>
        </w:rPr>
        <w:t>Fix Version/s</w:t>
      </w:r>
      <w:r w:rsidRPr="002F2BCF">
        <w:t xml:space="preserve"> and </w:t>
      </w:r>
      <w:r w:rsidRPr="002F2BCF">
        <w:rPr>
          <w:b/>
        </w:rPr>
        <w:t>Sprint Team</w:t>
      </w:r>
      <w:r w:rsidRPr="002F2BCF">
        <w:t xml:space="preserve"> fields.</w:t>
      </w:r>
    </w:p>
    <w:p w14:paraId="2179C369" w14:textId="1A4E9BF0" w:rsidR="00491B99" w:rsidDel="00762BB5" w:rsidRDefault="00491B99" w:rsidP="001E6D6F">
      <w:pPr>
        <w:pStyle w:val="ListParagraph"/>
        <w:numPr>
          <w:ilvl w:val="0"/>
          <w:numId w:val="3"/>
        </w:numPr>
        <w:rPr>
          <w:del w:id="176" w:author="David Vandenbelt" w:date="2016-12-29T09:55:00Z"/>
        </w:rPr>
      </w:pPr>
      <w:r>
        <w:t xml:space="preserve">Enter any useful information you might have about the subtask in the </w:t>
      </w:r>
      <w:r w:rsidRPr="006F476D">
        <w:rPr>
          <w:b/>
        </w:rPr>
        <w:t>Description</w:t>
      </w:r>
      <w:r>
        <w:t xml:space="preserve"> field</w:t>
      </w:r>
      <w:del w:id="177" w:author="David Vandenbelt" w:date="2016-12-29T09:55:00Z">
        <w:r w:rsidDel="00762BB5">
          <w:delText xml:space="preserve">, which is shown in the following </w:delText>
        </w:r>
        <w:commentRangeStart w:id="178"/>
        <w:r w:rsidDel="00762BB5">
          <w:delText>figure</w:delText>
        </w:r>
        <w:commentRangeEnd w:id="178"/>
        <w:r w:rsidR="004405A9" w:rsidDel="00762BB5">
          <w:rPr>
            <w:rStyle w:val="CommentReference"/>
          </w:rPr>
          <w:commentReference w:id="178"/>
        </w:r>
        <w:r w:rsidDel="00762BB5">
          <w:delText>:</w:delText>
        </w:r>
      </w:del>
      <w:ins w:id="179" w:author="David Vandenbelt" w:date="2016-12-29T09:55:00Z">
        <w:r w:rsidR="00762BB5">
          <w:t xml:space="preserve">. </w:t>
        </w:r>
      </w:ins>
    </w:p>
    <w:p w14:paraId="2A79C523" w14:textId="3927777C" w:rsidR="00491B99" w:rsidDel="00762BB5" w:rsidRDefault="00491B99">
      <w:pPr>
        <w:pStyle w:val="ListParagraph"/>
        <w:numPr>
          <w:ilvl w:val="0"/>
          <w:numId w:val="3"/>
        </w:numPr>
        <w:rPr>
          <w:del w:id="180" w:author="David Vandenbelt" w:date="2016-12-29T09:55:00Z"/>
        </w:rPr>
        <w:pPrChange w:id="181" w:author="David Vandenbelt" w:date="2016-12-29T09:55:00Z">
          <w:pPr/>
        </w:pPrChange>
      </w:pPr>
      <w:del w:id="182" w:author="David Vandenbelt" w:date="2016-12-29T09:55:00Z">
        <w:r w:rsidDel="00762BB5">
          <w:delText xml:space="preserve"> </w:delText>
        </w:r>
        <w:r w:rsidDel="00762BB5">
          <w:rPr>
            <w:noProof/>
          </w:rPr>
          <w:drawing>
            <wp:inline distT="0" distB="0" distL="0" distR="0" wp14:anchorId="38975DC9" wp14:editId="0FA11D56">
              <wp:extent cx="3882788" cy="2778102"/>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0150" cy="2783369"/>
                      </a:xfrm>
                      <a:prstGeom prst="rect">
                        <a:avLst/>
                      </a:prstGeom>
                    </pic:spPr>
                  </pic:pic>
                </a:graphicData>
              </a:graphic>
            </wp:inline>
          </w:drawing>
        </w:r>
      </w:del>
    </w:p>
    <w:p w14:paraId="1CBB9AFD" w14:textId="3A1F9967" w:rsidR="00491B99" w:rsidRDefault="004405A9">
      <w:pPr>
        <w:pStyle w:val="ListParagraph"/>
        <w:numPr>
          <w:ilvl w:val="0"/>
          <w:numId w:val="3"/>
        </w:numPr>
        <w:pPrChange w:id="183" w:author="David Vandenbelt" w:date="2016-12-29T09:55:00Z">
          <w:pPr/>
        </w:pPrChange>
      </w:pPr>
      <w:r>
        <w:t>While the Description field is</w:t>
      </w:r>
      <w:r w:rsidR="00491B99">
        <w:t xml:space="preserve"> not required</w:t>
      </w:r>
      <w:r>
        <w:t xml:space="preserve">, it is useful for other writers and reviewers involved in the case. </w:t>
      </w:r>
    </w:p>
    <w:p w14:paraId="4A9AEE26" w14:textId="7427ABBF" w:rsidR="004405A9" w:rsidDel="00762BB5" w:rsidRDefault="00423952" w:rsidP="004405A9">
      <w:pPr>
        <w:pStyle w:val="ListParagraph"/>
        <w:numPr>
          <w:ilvl w:val="0"/>
          <w:numId w:val="3"/>
        </w:numPr>
        <w:rPr>
          <w:del w:id="184" w:author="David Vandenbelt" w:date="2016-12-29T09:55:00Z"/>
        </w:rPr>
      </w:pPr>
      <w:r>
        <w:t xml:space="preserve">Click </w:t>
      </w:r>
      <w:r w:rsidRPr="004405A9">
        <w:rPr>
          <w:b/>
        </w:rPr>
        <w:t>Create</w:t>
      </w:r>
      <w:r>
        <w:t>.</w:t>
      </w:r>
      <w:r w:rsidR="00B74A16">
        <w:t xml:space="preserve"> The </w:t>
      </w:r>
      <w:r w:rsidR="00163274">
        <w:t>s</w:t>
      </w:r>
      <w:r w:rsidR="00C91B06">
        <w:t>ubtasks</w:t>
      </w:r>
      <w:r w:rsidR="00B74A16">
        <w:t xml:space="preserve"> will appear in a new Sub-Tas</w:t>
      </w:r>
      <w:r w:rsidR="001752A1">
        <w:t xml:space="preserve">ks section of parent </w:t>
      </w:r>
      <w:r w:rsidR="00B74A16">
        <w:t xml:space="preserve">case, which is the </w:t>
      </w:r>
      <w:r w:rsidR="001752A1">
        <w:t xml:space="preserve">original </w:t>
      </w:r>
      <w:r w:rsidR="00163274">
        <w:t>s</w:t>
      </w:r>
      <w:r w:rsidR="00C91B06">
        <w:t>tory</w:t>
      </w:r>
      <w:r w:rsidR="00B74A16">
        <w:t xml:space="preserve"> or </w:t>
      </w:r>
      <w:r w:rsidR="00163274">
        <w:t>b</w:t>
      </w:r>
      <w:r w:rsidR="00C91B06">
        <w:t>ug</w:t>
      </w:r>
      <w:r w:rsidR="00B74A16">
        <w:t>.</w:t>
      </w:r>
      <w:r w:rsidR="004405A9">
        <w:t xml:space="preserve"> Optionally, if you are creating more than one subtask, click </w:t>
      </w:r>
      <w:r w:rsidR="004405A9" w:rsidRPr="004405A9">
        <w:rPr>
          <w:b/>
        </w:rPr>
        <w:t>Create another</w:t>
      </w:r>
      <w:r w:rsidR="004405A9">
        <w:t xml:space="preserve">. Selecting this option will automatically fill the </w:t>
      </w:r>
      <w:r w:rsidR="004405A9" w:rsidRPr="004405A9">
        <w:rPr>
          <w:b/>
        </w:rPr>
        <w:t>Fix Version/s</w:t>
      </w:r>
      <w:r w:rsidR="004405A9">
        <w:t xml:space="preserve"> and </w:t>
      </w:r>
      <w:r w:rsidR="004405A9" w:rsidRPr="004405A9">
        <w:rPr>
          <w:b/>
        </w:rPr>
        <w:t>Sprint Team</w:t>
      </w:r>
      <w:r w:rsidR="004405A9">
        <w:t xml:space="preserve"> fields with the values you specified for this instance. </w:t>
      </w:r>
    </w:p>
    <w:p w14:paraId="576AD643" w14:textId="69BCE2F8" w:rsidR="00423952" w:rsidRDefault="00423952" w:rsidP="003C315A">
      <w:pPr>
        <w:pStyle w:val="ListParagraph"/>
        <w:numPr>
          <w:ilvl w:val="0"/>
          <w:numId w:val="3"/>
        </w:numPr>
      </w:pPr>
    </w:p>
    <w:p w14:paraId="38AAA327" w14:textId="2A7E2DB6" w:rsidR="00B74A16" w:rsidRDefault="00B74A16" w:rsidP="00B74A16">
      <w:r>
        <w:t xml:space="preserve">Subtasks can be tracked through the parent case or the </w:t>
      </w:r>
      <w:r w:rsidRPr="00B74A16">
        <w:rPr>
          <w:b/>
        </w:rPr>
        <w:t>Work</w:t>
      </w:r>
      <w:r>
        <w:t xml:space="preserve"> view. </w:t>
      </w:r>
      <w:r w:rsidR="004405A9">
        <w:t xml:space="preserve">Each subtask has </w:t>
      </w:r>
      <w:r w:rsidR="00CF7EC4">
        <w:t xml:space="preserve">subtask </w:t>
      </w:r>
      <w:r>
        <w:t>its own JIRA ID</w:t>
      </w:r>
      <w:r w:rsidR="004405A9">
        <w:t>.</w:t>
      </w:r>
      <w:ins w:id="185" w:author="David Vandenbelt" w:date="2016-12-29T09:55:00Z">
        <w:r w:rsidR="00762BB5">
          <w:t xml:space="preserve"> </w:t>
        </w:r>
      </w:ins>
      <w:r w:rsidR="0018400B">
        <w:t xml:space="preserve">You can assign yourself to a </w:t>
      </w:r>
      <w:r w:rsidR="00CF7EC4">
        <w:t xml:space="preserve">subtask </w:t>
      </w:r>
      <w:r w:rsidR="004405A9">
        <w:t xml:space="preserve">and work it </w:t>
      </w:r>
      <w:r w:rsidR="0018400B">
        <w:t xml:space="preserve">the same way you would </w:t>
      </w:r>
      <w:r w:rsidR="004405A9">
        <w:t>with</w:t>
      </w:r>
      <w:r w:rsidR="0018400B">
        <w:t xml:space="preserve"> any other JIRA case.</w:t>
      </w:r>
    </w:p>
    <w:p w14:paraId="0541EEB5" w14:textId="0EAF56A6" w:rsidR="005C2F28" w:rsidRDefault="005C2F28">
      <w:pPr>
        <w:pStyle w:val="Heading1"/>
        <w:pPrChange w:id="186" w:author="David Vandenbelt" w:date="2016-12-27T15:21:00Z">
          <w:pPr>
            <w:pStyle w:val="Heading2"/>
          </w:pPr>
        </w:pPrChange>
      </w:pPr>
      <w:bookmarkStart w:id="187" w:name="_Step_4:_Starting"/>
      <w:bookmarkStart w:id="188" w:name="_Step_3:_Starting"/>
      <w:bookmarkStart w:id="189" w:name="_Step_3:_Working"/>
      <w:bookmarkEnd w:id="187"/>
      <w:bookmarkEnd w:id="188"/>
      <w:bookmarkEnd w:id="189"/>
      <w:r>
        <w:t xml:space="preserve">Step </w:t>
      </w:r>
      <w:ins w:id="190" w:author="David Vandenbelt" w:date="2016-12-20T16:35:00Z">
        <w:r w:rsidR="00BD5554">
          <w:t>3</w:t>
        </w:r>
      </w:ins>
      <w:del w:id="191" w:author="David Vandenbelt" w:date="2016-12-20T16:35:00Z">
        <w:r w:rsidDel="00BD5554">
          <w:delText>4</w:delText>
        </w:r>
      </w:del>
      <w:r>
        <w:t xml:space="preserve">: </w:t>
      </w:r>
      <w:del w:id="192" w:author="Virginia Agnew" w:date="2016-12-28T11:34:00Z">
        <w:r w:rsidDel="004405A9">
          <w:delText xml:space="preserve">Starting to </w:delText>
        </w:r>
      </w:del>
      <w:r>
        <w:t>Work</w:t>
      </w:r>
      <w:ins w:id="193" w:author="Virginia Agnew" w:date="2016-12-28T11:34:00Z">
        <w:r w:rsidR="004405A9">
          <w:t>ing</w:t>
        </w:r>
      </w:ins>
      <w:r>
        <w:t xml:space="preserve"> </w:t>
      </w:r>
      <w:del w:id="194" w:author="Virginia Agnew" w:date="2016-12-28T11:34:00Z">
        <w:r w:rsidDel="004405A9">
          <w:delText xml:space="preserve">on </w:delText>
        </w:r>
      </w:del>
      <w:r>
        <w:t>a JIRA Case</w:t>
      </w:r>
    </w:p>
    <w:p w14:paraId="63B2358B" w14:textId="7F780025" w:rsidR="003A020C" w:rsidRDefault="00124554" w:rsidP="005C2F28">
      <w:r>
        <w:t xml:space="preserve">After assigning yourself to a case, click </w:t>
      </w:r>
      <w:r w:rsidRPr="00124554">
        <w:rPr>
          <w:b/>
        </w:rPr>
        <w:t>Begin Work</w:t>
      </w:r>
      <w:r>
        <w:t xml:space="preserve"> for a </w:t>
      </w:r>
      <w:r w:rsidR="00627095">
        <w:t>s</w:t>
      </w:r>
      <w:r w:rsidR="00C91B06">
        <w:t>tory</w:t>
      </w:r>
      <w:r>
        <w:t xml:space="preserve"> or </w:t>
      </w:r>
      <w:r w:rsidR="00627095">
        <w:t>s</w:t>
      </w:r>
      <w:r w:rsidR="00C91B06">
        <w:t>ubtask</w:t>
      </w:r>
      <w:r w:rsidR="001752A1">
        <w:t>,</w:t>
      </w:r>
      <w:r>
        <w:t xml:space="preserve"> or </w:t>
      </w:r>
      <w:r w:rsidR="001752A1">
        <w:t xml:space="preserve">click </w:t>
      </w:r>
      <w:r w:rsidRPr="00124554">
        <w:rPr>
          <w:b/>
        </w:rPr>
        <w:t>Start Progress</w:t>
      </w:r>
      <w:r>
        <w:t xml:space="preserve"> for a </w:t>
      </w:r>
      <w:r w:rsidR="00627095">
        <w:t>b</w:t>
      </w:r>
      <w:r w:rsidR="00C91B06">
        <w:t>ug</w:t>
      </w:r>
      <w:del w:id="195" w:author="David Vandenbelt" w:date="2016-12-29T14:06:00Z">
        <w:r w:rsidR="004405A9" w:rsidDel="00C14247">
          <w:delText>.</w:delText>
        </w:r>
      </w:del>
      <w:r>
        <w:t xml:space="preserve">. </w:t>
      </w:r>
      <w:r w:rsidR="004405A9">
        <w:t>Your case is now</w:t>
      </w:r>
      <w:r>
        <w:t xml:space="preserve"> </w:t>
      </w:r>
      <w:r w:rsidRPr="00840F0D">
        <w:rPr>
          <w:b/>
        </w:rPr>
        <w:t>In Progress</w:t>
      </w:r>
      <w:del w:id="196" w:author="David Vandenbelt" w:date="2016-12-29T14:06:00Z">
        <w:r w:rsidRPr="00840F0D" w:rsidDel="00C14247">
          <w:delText>.</w:delText>
        </w:r>
      </w:del>
      <w:r>
        <w:t xml:space="preserve">. If the case is a </w:t>
      </w:r>
      <w:r w:rsidR="003A020C">
        <w:t>s</w:t>
      </w:r>
      <w:r w:rsidR="00C91B06">
        <w:t>ubtask</w:t>
      </w:r>
      <w:r>
        <w:t xml:space="preserve">, </w:t>
      </w:r>
      <w:r w:rsidR="00C55C7C">
        <w:t xml:space="preserve">it will move from the </w:t>
      </w:r>
      <w:r w:rsidR="00C55C7C" w:rsidRPr="00C55C7C">
        <w:rPr>
          <w:b/>
        </w:rPr>
        <w:t>To Do</w:t>
      </w:r>
      <w:r w:rsidR="00C55C7C">
        <w:t xml:space="preserve"> column to the </w:t>
      </w:r>
      <w:r w:rsidR="00C55C7C" w:rsidRPr="001752A1">
        <w:rPr>
          <w:b/>
        </w:rPr>
        <w:t>In Progress</w:t>
      </w:r>
      <w:r w:rsidR="00C55C7C">
        <w:t xml:space="preserve"> column within the </w:t>
      </w:r>
      <w:r w:rsidR="00C55C7C" w:rsidRPr="00C55C7C">
        <w:rPr>
          <w:b/>
        </w:rPr>
        <w:t>Work</w:t>
      </w:r>
      <w:r w:rsidR="00C55C7C">
        <w:t xml:space="preserve"> view</w:t>
      </w:r>
      <w:r w:rsidR="00A85C8C">
        <w:t xml:space="preserve"> as shown in the following example:</w:t>
      </w:r>
      <w:r w:rsidR="00CF7EC4">
        <w:rPr>
          <w:rStyle w:val="CommentReference"/>
        </w:rPr>
        <w:commentReference w:id="197"/>
      </w:r>
    </w:p>
    <w:tbl>
      <w:tblPr>
        <w:tblStyle w:val="TableGrid"/>
        <w:tblW w:w="0" w:type="auto"/>
        <w:tblLook w:val="04A0" w:firstRow="1" w:lastRow="0" w:firstColumn="1" w:lastColumn="0" w:noHBand="0" w:noVBand="1"/>
      </w:tblPr>
      <w:tblGrid>
        <w:gridCol w:w="4675"/>
        <w:gridCol w:w="4675"/>
      </w:tblGrid>
      <w:tr w:rsidR="00E24CB0" w14:paraId="5999D567" w14:textId="77777777" w:rsidTr="003A020C">
        <w:tc>
          <w:tcPr>
            <w:tcW w:w="4675" w:type="dxa"/>
          </w:tcPr>
          <w:p w14:paraId="05ECB5F9" w14:textId="38352E4C" w:rsidR="003A020C" w:rsidRDefault="003A020C" w:rsidP="005C2F28">
            <w:r>
              <w:rPr>
                <w:noProof/>
              </w:rPr>
              <w:drawing>
                <wp:inline distT="0" distB="0" distL="0" distR="0" wp14:anchorId="6B3DF28C" wp14:editId="7D45D113">
                  <wp:extent cx="2804615" cy="188091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6711" cy="1915849"/>
                          </a:xfrm>
                          <a:prstGeom prst="rect">
                            <a:avLst/>
                          </a:prstGeom>
                        </pic:spPr>
                      </pic:pic>
                    </a:graphicData>
                  </a:graphic>
                </wp:inline>
              </w:drawing>
            </w:r>
          </w:p>
        </w:tc>
        <w:tc>
          <w:tcPr>
            <w:tcW w:w="4675" w:type="dxa"/>
          </w:tcPr>
          <w:p w14:paraId="650DB306" w14:textId="6DD719A5" w:rsidR="003A020C" w:rsidRDefault="00E24CB0" w:rsidP="005C2F28">
            <w:r>
              <w:rPr>
                <w:noProof/>
              </w:rPr>
              <w:drawing>
                <wp:inline distT="0" distB="0" distL="0" distR="0" wp14:anchorId="6FFFCFF8" wp14:editId="07D7F66F">
                  <wp:extent cx="2818263" cy="1878842"/>
                  <wp:effectExtent l="0" t="0" r="127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1609" cy="1914406"/>
                          </a:xfrm>
                          <a:prstGeom prst="rect">
                            <a:avLst/>
                          </a:prstGeom>
                        </pic:spPr>
                      </pic:pic>
                    </a:graphicData>
                  </a:graphic>
                </wp:inline>
              </w:drawing>
            </w:r>
          </w:p>
        </w:tc>
      </w:tr>
    </w:tbl>
    <w:p w14:paraId="54605902" w14:textId="07AFCF45" w:rsidR="00A85C8C" w:rsidRDefault="00A85C8C" w:rsidP="005C2F28">
      <w:r>
        <w:t>The same will occur for a parent case if it does not contain any subtasks.</w:t>
      </w:r>
    </w:p>
    <w:p w14:paraId="4D6F3992" w14:textId="700A05AC" w:rsidR="005C2F28" w:rsidRDefault="002656E3" w:rsidP="005C2F28">
      <w:r>
        <w:t>While working on the case, use</w:t>
      </w:r>
      <w:r w:rsidR="00AD2F0D">
        <w:t xml:space="preserve"> the</w:t>
      </w:r>
      <w:r>
        <w:t xml:space="preserve"> </w:t>
      </w:r>
      <w:r w:rsidRPr="002656E3">
        <w:rPr>
          <w:b/>
        </w:rPr>
        <w:t>Comment</w:t>
      </w:r>
      <w:r>
        <w:t xml:space="preserve"> </w:t>
      </w:r>
      <w:r w:rsidR="00AD2F0D">
        <w:t xml:space="preserve">button </w:t>
      </w:r>
      <w:r>
        <w:t xml:space="preserve">to </w:t>
      </w:r>
      <w:r w:rsidRPr="002656E3">
        <w:rPr>
          <w:b/>
        </w:rPr>
        <w:t>Add</w:t>
      </w:r>
      <w:r>
        <w:t xml:space="preserve"> comments about the progress of this case. If you have any correspondence (via e-mail or Slack</w:t>
      </w:r>
      <w:r w:rsidR="00982984">
        <w:t>) with someone regarding the case, copy it into a comment.</w:t>
      </w:r>
    </w:p>
    <w:p w14:paraId="72368497" w14:textId="54029373" w:rsidR="00C31C2A" w:rsidRDefault="00C31C2A" w:rsidP="005C2F28">
      <w:r>
        <w:t>If work stops on a case for an extended period of time (more than a day away from the case),</w:t>
      </w:r>
      <w:r w:rsidRPr="00762BB5">
        <w:rPr>
          <w:b/>
        </w:rPr>
        <w:t xml:space="preserve"> </w:t>
      </w:r>
      <w:r w:rsidR="00D1158D" w:rsidRPr="00762BB5">
        <w:rPr>
          <w:b/>
        </w:rPr>
        <w:t>Stop Progress</w:t>
      </w:r>
      <w:r w:rsidR="00D1158D">
        <w:t xml:space="preserve"> on the case to move it back to </w:t>
      </w:r>
      <w:r w:rsidR="00D1158D" w:rsidRPr="00762BB5">
        <w:rPr>
          <w:b/>
        </w:rPr>
        <w:t>Open</w:t>
      </w:r>
      <w:r w:rsidR="00D1158D">
        <w:t xml:space="preserve"> </w:t>
      </w:r>
      <w:commentRangeStart w:id="198"/>
      <w:r w:rsidR="00D1158D">
        <w:t>status</w:t>
      </w:r>
      <w:commentRangeEnd w:id="198"/>
      <w:r w:rsidR="004405A9">
        <w:rPr>
          <w:rStyle w:val="CommentReference"/>
        </w:rPr>
        <w:commentReference w:id="198"/>
      </w:r>
      <w:r w:rsidR="00D1158D">
        <w:t>.</w:t>
      </w:r>
    </w:p>
    <w:p w14:paraId="0DCE280E" w14:textId="6D1C5123" w:rsidR="005C2F28" w:rsidRDefault="00BD2279" w:rsidP="005B181F">
      <w:pPr>
        <w:pStyle w:val="Heading1"/>
      </w:pPr>
      <w:bookmarkStart w:id="199" w:name="_Step_4:_Reviewing_1"/>
      <w:bookmarkEnd w:id="199"/>
      <w:r>
        <w:br w:type="page"/>
      </w:r>
      <w:bookmarkStart w:id="200" w:name="_Step_5:_Reviewing"/>
      <w:bookmarkStart w:id="201" w:name="_Step_4:_Reviewing"/>
      <w:bookmarkEnd w:id="200"/>
      <w:bookmarkEnd w:id="201"/>
      <w:r w:rsidR="005C2F28">
        <w:lastRenderedPageBreak/>
        <w:t xml:space="preserve">Step </w:t>
      </w:r>
      <w:r w:rsidR="00BD5554">
        <w:t>4</w:t>
      </w:r>
      <w:r w:rsidR="005C2F28">
        <w:t>: Reviewing a JIRA Case</w:t>
      </w:r>
    </w:p>
    <w:p w14:paraId="38E34760" w14:textId="7261A432" w:rsidR="002656E3" w:rsidRDefault="00C55C7C" w:rsidP="005C2F28">
      <w:r>
        <w:t xml:space="preserve">When you are ready to review the content </w:t>
      </w:r>
      <w:r w:rsidR="00B04962">
        <w:t>of a</w:t>
      </w:r>
      <w:r>
        <w:t xml:space="preserve"> case, </w:t>
      </w:r>
      <w:r w:rsidR="002656E3">
        <w:t>perform the following steps:</w:t>
      </w:r>
    </w:p>
    <w:p w14:paraId="2ED092C6" w14:textId="5F4703E4" w:rsidR="001B3181" w:rsidRDefault="001B3181" w:rsidP="002656E3">
      <w:pPr>
        <w:pStyle w:val="ListParagraph"/>
        <w:numPr>
          <w:ilvl w:val="0"/>
          <w:numId w:val="6"/>
        </w:numPr>
      </w:pPr>
      <w:r>
        <w:t xml:space="preserve">Open </w:t>
      </w:r>
      <w:r w:rsidR="009F3470">
        <w:t xml:space="preserve">your </w:t>
      </w:r>
      <w:r>
        <w:t>case.</w:t>
      </w:r>
    </w:p>
    <w:p w14:paraId="15784876" w14:textId="340C0AE3" w:rsidR="001B3181" w:rsidRDefault="00EF7EB8" w:rsidP="00B04962">
      <w:pPr>
        <w:pStyle w:val="ListParagraph"/>
        <w:numPr>
          <w:ilvl w:val="0"/>
          <w:numId w:val="6"/>
        </w:numPr>
      </w:pPr>
      <w:r>
        <w:t>If the case is a story, c</w:t>
      </w:r>
      <w:r w:rsidR="00C55C7C">
        <w:t xml:space="preserve">lick </w:t>
      </w:r>
      <w:r w:rsidRPr="005B181F">
        <w:rPr>
          <w:b/>
        </w:rPr>
        <w:t>Begin Review</w:t>
      </w:r>
      <w:r>
        <w:t xml:space="preserve">. If it is a bug or a subtask, click </w:t>
      </w:r>
      <w:r w:rsidR="00617284" w:rsidRPr="00EF7EB8">
        <w:rPr>
          <w:b/>
        </w:rPr>
        <w:t>Workflow</w:t>
      </w:r>
      <w:r w:rsidR="00617284">
        <w:t xml:space="preserve"> &gt; </w:t>
      </w:r>
      <w:r w:rsidR="00617284" w:rsidRPr="00EF7EB8">
        <w:rPr>
          <w:b/>
        </w:rPr>
        <w:t>Begin Review</w:t>
      </w:r>
      <w:r w:rsidRPr="005B181F">
        <w:t>.</w:t>
      </w:r>
      <w:r>
        <w:t xml:space="preserve"> </w:t>
      </w:r>
      <w:r w:rsidR="001B3181">
        <w:t xml:space="preserve">The </w:t>
      </w:r>
      <w:r w:rsidR="001B3181" w:rsidRPr="005B181F">
        <w:rPr>
          <w:b/>
        </w:rPr>
        <w:t>Begin Review</w:t>
      </w:r>
      <w:r w:rsidR="001B3181">
        <w:t xml:space="preserve"> dialog box </w:t>
      </w:r>
      <w:ins w:id="202" w:author="David Vandenbelt" w:date="2016-12-29T14:09:00Z">
        <w:r w:rsidR="00C14247">
          <w:t xml:space="preserve">will </w:t>
        </w:r>
      </w:ins>
      <w:r w:rsidR="001B3181">
        <w:t>appear</w:t>
      </w:r>
      <w:r w:rsidR="00B04962">
        <w:t>s</w:t>
      </w:r>
      <w:ins w:id="203" w:author="David Vandenbelt" w:date="2016-12-29T14:09:00Z">
        <w:r w:rsidR="00C14247">
          <w:t xml:space="preserve"> as shown in the following example</w:t>
        </w:r>
      </w:ins>
      <w:del w:id="204" w:author="David Vandenbelt" w:date="2016-12-29T14:09:00Z">
        <w:r w:rsidR="00B04962" w:rsidDel="00C14247">
          <w:delText>.</w:delText>
        </w:r>
        <w:r w:rsidR="001B3181" w:rsidDel="00C14247">
          <w:rPr>
            <w:noProof/>
          </w:rPr>
          <w:drawing>
            <wp:inline distT="0" distB="0" distL="0" distR="0" wp14:anchorId="2D82AF02" wp14:editId="4E5556CB">
              <wp:extent cx="3862316" cy="4000137"/>
              <wp:effectExtent l="0" t="0" r="508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9016" cy="4017433"/>
                      </a:xfrm>
                      <a:prstGeom prst="rect">
                        <a:avLst/>
                      </a:prstGeom>
                    </pic:spPr>
                  </pic:pic>
                </a:graphicData>
              </a:graphic>
            </wp:inline>
          </w:drawing>
        </w:r>
      </w:del>
      <w:ins w:id="205" w:author="David Vandenbelt" w:date="2016-12-29T14:09:00Z">
        <w:r w:rsidR="00C14247">
          <w:t>:</w:t>
        </w:r>
        <w:r w:rsidR="00C14247">
          <w:rPr>
            <w:noProof/>
          </w:rPr>
          <w:drawing>
            <wp:inline distT="0" distB="0" distL="0" distR="0" wp14:anchorId="7EA1EA28" wp14:editId="24A0F499">
              <wp:extent cx="3862316" cy="4000137"/>
              <wp:effectExtent l="0" t="0" r="508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9016" cy="4017433"/>
                      </a:xfrm>
                      <a:prstGeom prst="rect">
                        <a:avLst/>
                      </a:prstGeom>
                    </pic:spPr>
                  </pic:pic>
                </a:graphicData>
              </a:graphic>
            </wp:inline>
          </w:drawing>
        </w:r>
      </w:ins>
    </w:p>
    <w:p w14:paraId="46887F4B" w14:textId="0168CC07" w:rsidR="00BB7185" w:rsidRDefault="00B04962" w:rsidP="00BB7185">
      <w:pPr>
        <w:pStyle w:val="ListParagraph"/>
        <w:numPr>
          <w:ilvl w:val="0"/>
          <w:numId w:val="6"/>
        </w:numPr>
        <w:rPr>
          <w:ins w:id="206" w:author="David Vandenbelt" w:date="2016-12-29T14:10:00Z"/>
        </w:rPr>
      </w:pPr>
      <w:r>
        <w:rPr>
          <w:rStyle w:val="CommentReference"/>
        </w:rPr>
        <w:commentReference w:id="207"/>
      </w:r>
      <w:ins w:id="208" w:author="David Vandenbelt" w:date="2016-12-29T14:10:00Z">
        <w:r w:rsidR="00BB7185" w:rsidRPr="00BB7185">
          <w:t xml:space="preserve">Explain how the review process is going to occur within the </w:t>
        </w:r>
        <w:r w:rsidR="00BB7185" w:rsidRPr="00BB7185">
          <w:rPr>
            <w:b/>
            <w:rPrChange w:id="209" w:author="David Vandenbelt" w:date="2016-12-29T14:10:00Z">
              <w:rPr/>
            </w:rPrChange>
          </w:rPr>
          <w:t>Comment</w:t>
        </w:r>
        <w:r w:rsidR="00BB7185" w:rsidRPr="00BB7185">
          <w:t xml:space="preserve"> field of the </w:t>
        </w:r>
        <w:r w:rsidR="00BB7185" w:rsidRPr="00BB7185">
          <w:rPr>
            <w:b/>
            <w:rPrChange w:id="210" w:author="David Vandenbelt" w:date="2016-12-29T14:10:00Z">
              <w:rPr/>
            </w:rPrChange>
          </w:rPr>
          <w:t>Begin Review</w:t>
        </w:r>
        <w:r w:rsidR="00BB7185" w:rsidRPr="00BB7185">
          <w:t xml:space="preserve"> dialog box will appear. If you have sent an e-mail, invitation, or a Slack message to a reviewer, copy that text into the </w:t>
        </w:r>
        <w:r w:rsidR="00BB7185" w:rsidRPr="00BB7185">
          <w:rPr>
            <w:b/>
            <w:rPrChange w:id="211" w:author="David Vandenbelt" w:date="2016-12-29T14:11:00Z">
              <w:rPr/>
            </w:rPrChange>
          </w:rPr>
          <w:t>Comment</w:t>
        </w:r>
        <w:r w:rsidR="00BB7185" w:rsidRPr="00BB7185">
          <w:t xml:space="preserve"> field. This text will appear under the </w:t>
        </w:r>
        <w:r w:rsidR="00BB7185" w:rsidRPr="00BB7185">
          <w:rPr>
            <w:b/>
            <w:rPrChange w:id="212" w:author="David Vandenbelt" w:date="2016-12-29T14:11:00Z">
              <w:rPr/>
            </w:rPrChange>
          </w:rPr>
          <w:t>Comments</w:t>
        </w:r>
        <w:r w:rsidR="00BB7185" w:rsidRPr="00BB7185">
          <w:t xml:space="preserve"> tab in the Activity section of the case.</w:t>
        </w:r>
      </w:ins>
    </w:p>
    <w:p w14:paraId="40F256F4" w14:textId="4E69A916" w:rsidR="002656E3" w:rsidRDefault="00B04962" w:rsidP="002656E3">
      <w:pPr>
        <w:pStyle w:val="ListParagraph"/>
        <w:numPr>
          <w:ilvl w:val="0"/>
          <w:numId w:val="6"/>
        </w:numPr>
      </w:pPr>
      <w:del w:id="213" w:author="David Vandenbelt" w:date="2016-12-29T14:10:00Z">
        <w:r w:rsidDel="00BB7185">
          <w:delText xml:space="preserve"> </w:delText>
        </w:r>
      </w:del>
      <w:r w:rsidR="00982984">
        <w:t xml:space="preserve">Click </w:t>
      </w:r>
      <w:r w:rsidR="00982984" w:rsidRPr="00982984">
        <w:rPr>
          <w:b/>
        </w:rPr>
        <w:t>Begin Review</w:t>
      </w:r>
      <w:r w:rsidR="00982984">
        <w:t>.</w:t>
      </w:r>
    </w:p>
    <w:p w14:paraId="2D9E3FD0" w14:textId="47DB7976" w:rsidR="00A85C8C" w:rsidRDefault="00617284" w:rsidP="00617284">
      <w:pPr>
        <w:rPr>
          <w:ins w:id="214" w:author="David Vandenbelt" w:date="2016-12-22T08:16:00Z"/>
        </w:rPr>
      </w:pPr>
      <w:r>
        <w:t xml:space="preserve">The </w:t>
      </w:r>
      <w:del w:id="215" w:author="Virginia Agnew" w:date="2016-12-28T11:41:00Z">
        <w:r w:rsidRPr="00617284" w:rsidDel="00B04962">
          <w:rPr>
            <w:b/>
          </w:rPr>
          <w:delText>Status</w:delText>
        </w:r>
        <w:r w:rsidDel="00B04962">
          <w:delText xml:space="preserve"> of the </w:delText>
        </w:r>
      </w:del>
      <w:r>
        <w:t xml:space="preserve">case </w:t>
      </w:r>
      <w:del w:id="216" w:author="Virginia Agnew" w:date="2016-12-28T11:41:00Z">
        <w:r w:rsidDel="00B04962">
          <w:delText xml:space="preserve">will </w:delText>
        </w:r>
        <w:r w:rsidRPr="00840F0D" w:rsidDel="00B04962">
          <w:delText xml:space="preserve">change to </w:delText>
        </w:r>
        <w:r w:rsidRPr="00840F0D" w:rsidDel="00B04962">
          <w:rPr>
            <w:b/>
          </w:rPr>
          <w:delText>In Review</w:delText>
        </w:r>
        <w:r w:rsidRPr="00840F0D" w:rsidDel="00B04962">
          <w:delText>.</w:delText>
        </w:r>
      </w:del>
      <w:ins w:id="217" w:author="David Vandenbelt" w:date="2016-12-22T08:16:00Z">
        <w:del w:id="218" w:author="Virginia Agnew" w:date="2016-12-28T11:41:00Z">
          <w:r w:rsidR="00A85C8C" w:rsidDel="00B04962">
            <w:delText xml:space="preserve"> It will also </w:delText>
          </w:r>
        </w:del>
        <w:r w:rsidR="00A85C8C">
          <w:t>move</w:t>
        </w:r>
      </w:ins>
      <w:ins w:id="219" w:author="Virginia Agnew" w:date="2016-12-28T11:41:00Z">
        <w:r w:rsidR="00B04962">
          <w:t>s</w:t>
        </w:r>
      </w:ins>
      <w:ins w:id="220" w:author="David Vandenbelt" w:date="2016-12-22T08:16:00Z">
        <w:r w:rsidR="00A85C8C">
          <w:t xml:space="preserve"> from the </w:t>
        </w:r>
        <w:r w:rsidR="00A85C8C">
          <w:rPr>
            <w:b/>
          </w:rPr>
          <w:t>In Progress</w:t>
        </w:r>
        <w:r w:rsidR="00A85C8C">
          <w:t xml:space="preserve"> column to the </w:t>
        </w:r>
        <w:r w:rsidR="00A85C8C" w:rsidRPr="001752A1">
          <w:rPr>
            <w:b/>
          </w:rPr>
          <w:t xml:space="preserve">In </w:t>
        </w:r>
        <w:r w:rsidR="00A85C8C">
          <w:rPr>
            <w:b/>
          </w:rPr>
          <w:t>Review</w:t>
        </w:r>
        <w:r w:rsidR="00A85C8C">
          <w:t xml:space="preserve"> column within the </w:t>
        </w:r>
        <w:r w:rsidR="00A85C8C" w:rsidRPr="00C55C7C">
          <w:rPr>
            <w:b/>
          </w:rPr>
          <w:t>Work</w:t>
        </w:r>
      </w:ins>
      <w:ins w:id="221" w:author="David Vandenbelt" w:date="2016-12-29T10:02:00Z">
        <w:r w:rsidR="005B181F">
          <w:t xml:space="preserve"> </w:t>
        </w:r>
      </w:ins>
      <w:commentRangeStart w:id="222"/>
      <w:del w:id="223" w:author="David Vandenbelt" w:date="2016-12-29T09:59:00Z">
        <w:r w:rsidR="00B04962" w:rsidDel="005B181F">
          <w:rPr>
            <w:rStyle w:val="CommentReference"/>
          </w:rPr>
          <w:commentReference w:id="224"/>
        </w:r>
      </w:del>
      <w:commentRangeEnd w:id="222"/>
      <w:ins w:id="225" w:author="David Vandenbelt" w:date="2016-12-29T10:02:00Z">
        <w:r w:rsidR="005B181F">
          <w:t>view.</w:t>
        </w:r>
      </w:ins>
      <w:del w:id="226" w:author="David Vandenbelt" w:date="2016-12-29T09:59:00Z">
        <w:r w:rsidR="005B181F" w:rsidDel="005B181F">
          <w:rPr>
            <w:rStyle w:val="CommentReference"/>
          </w:rPr>
          <w:commentReference w:id="222"/>
        </w:r>
      </w:del>
    </w:p>
    <w:p w14:paraId="2BFE9573" w14:textId="16011F0E" w:rsidR="00617284" w:rsidRDefault="00617284" w:rsidP="00617284">
      <w:del w:id="227" w:author="David Vandenbelt" w:date="2016-12-22T08:14:00Z">
        <w:r w:rsidRPr="00840F0D" w:rsidDel="00A85C8C">
          <w:delText xml:space="preserve"> </w:delText>
        </w:r>
      </w:del>
      <w:ins w:id="228" w:author="Virginia Agnew" w:date="2016-12-28T11:42:00Z">
        <w:del w:id="229" w:author="David Vandenbelt" w:date="2016-12-29T10:00:00Z">
          <w:r w:rsidR="00B04962" w:rsidDel="005B181F">
            <w:delText>Note that s</w:delText>
          </w:r>
        </w:del>
      </w:ins>
      <w:ins w:id="230" w:author="David Vandenbelt" w:date="2016-12-29T10:00:00Z">
        <w:r w:rsidR="005B181F">
          <w:t>S</w:t>
        </w:r>
      </w:ins>
      <w:ins w:id="231" w:author="Virginia Agnew" w:date="2016-12-28T11:42:00Z">
        <w:r w:rsidR="00B04962">
          <w:t xml:space="preserve">ubtasks </w:t>
        </w:r>
      </w:ins>
      <w:del w:id="232" w:author="Virginia Agnew" w:date="2016-12-28T11:42:00Z">
        <w:r w:rsidRPr="00840F0D" w:rsidDel="00B04962">
          <w:delText xml:space="preserve">A </w:delText>
        </w:r>
      </w:del>
      <w:ins w:id="233" w:author="David Vandenbelt" w:date="2016-12-22T08:13:00Z">
        <w:del w:id="234" w:author="Virginia Agnew" w:date="2016-12-28T11:42:00Z">
          <w:r w:rsidR="00A85C8C" w:rsidDel="00B04962">
            <w:delText>s</w:delText>
          </w:r>
        </w:del>
      </w:ins>
      <w:del w:id="235" w:author="Virginia Agnew" w:date="2016-12-28T11:42:00Z">
        <w:r w:rsidR="00C91B06" w:rsidRPr="00840F0D" w:rsidDel="00B04962">
          <w:delText>Subtask</w:delText>
        </w:r>
        <w:r w:rsidDel="00B04962">
          <w:delText xml:space="preserve"> </w:delText>
        </w:r>
      </w:del>
      <w:del w:id="236" w:author="David Vandenbelt" w:date="2016-12-29T14:22:00Z">
        <w:r w:rsidDel="00941D88">
          <w:delText>may</w:delText>
        </w:r>
      </w:del>
      <w:ins w:id="237" w:author="David Vandenbelt" w:date="2016-12-29T14:22:00Z">
        <w:r w:rsidR="00941D88">
          <w:t>may</w:t>
        </w:r>
      </w:ins>
      <w:r>
        <w:t xml:space="preserve"> not require a review</w:t>
      </w:r>
      <w:ins w:id="238" w:author="Virginia Agnew" w:date="2016-12-28T11:42:00Z">
        <w:r w:rsidR="00B04962">
          <w:t xml:space="preserve">. See </w:t>
        </w:r>
      </w:ins>
      <w:ins w:id="239" w:author="David Vandenbelt" w:date="2016-12-29T10:01:00Z">
        <w:r w:rsidR="005B181F">
          <w:fldChar w:fldCharType="begin"/>
        </w:r>
        <w:r w:rsidR="005B181F">
          <w:instrText xml:space="preserve"> HYPERLINK "http://iwiki.pentaho.com/display/DOC/Peer+Reviews" </w:instrText>
        </w:r>
        <w:r w:rsidR="005B181F">
          <w:fldChar w:fldCharType="separate"/>
        </w:r>
        <w:r w:rsidR="005B181F" w:rsidRPr="005B181F">
          <w:rPr>
            <w:rStyle w:val="Hyperlink"/>
          </w:rPr>
          <w:t xml:space="preserve">Peer </w:t>
        </w:r>
        <w:r w:rsidR="00B04962" w:rsidRPr="005B181F">
          <w:rPr>
            <w:rStyle w:val="Hyperlink"/>
          </w:rPr>
          <w:t>Review</w:t>
        </w:r>
        <w:r w:rsidR="005B181F">
          <w:fldChar w:fldCharType="end"/>
        </w:r>
      </w:ins>
      <w:ins w:id="240" w:author="Virginia Agnew" w:date="2016-12-28T11:42:00Z">
        <w:r w:rsidR="00B04962">
          <w:t xml:space="preserve"> </w:t>
        </w:r>
      </w:ins>
      <w:ins w:id="241" w:author="David Vandenbelt" w:date="2016-12-29T10:01:00Z">
        <w:r w:rsidR="005B181F">
          <w:t xml:space="preserve">and </w:t>
        </w:r>
      </w:ins>
      <w:ins w:id="242" w:author="David Vandenbelt" w:date="2016-12-29T10:02:00Z">
        <w:r w:rsidR="005B181F">
          <w:fldChar w:fldCharType="begin"/>
        </w:r>
        <w:r w:rsidR="005B181F">
          <w:instrText xml:space="preserve"> HYPERLINK "http://iwiki.pentaho.com/display/DOC/Technical+Reviews" </w:instrText>
        </w:r>
        <w:r w:rsidR="005B181F">
          <w:fldChar w:fldCharType="separate"/>
        </w:r>
        <w:r w:rsidR="005B181F" w:rsidRPr="005B181F">
          <w:rPr>
            <w:rStyle w:val="Hyperlink"/>
          </w:rPr>
          <w:t>Technical Review</w:t>
        </w:r>
        <w:r w:rsidR="005B181F">
          <w:fldChar w:fldCharType="end"/>
        </w:r>
      </w:ins>
      <w:ins w:id="243" w:author="David Vandenbelt" w:date="2016-12-29T10:01:00Z">
        <w:r w:rsidR="005B181F">
          <w:t xml:space="preserve"> </w:t>
        </w:r>
      </w:ins>
      <w:ins w:id="244" w:author="Virginia Agnew" w:date="2016-12-28T11:42:00Z">
        <w:r w:rsidR="00B04962">
          <w:t xml:space="preserve">process </w:t>
        </w:r>
        <w:del w:id="245" w:author="David Vandenbelt" w:date="2016-12-29T10:00:00Z">
          <w:r w:rsidR="00B04962" w:rsidDel="005B181F">
            <w:delText>docs</w:delText>
          </w:r>
        </w:del>
      </w:ins>
      <w:ins w:id="246" w:author="David Vandenbelt" w:date="2016-12-29T10:00:00Z">
        <w:r w:rsidR="005B181F">
          <w:t>articles</w:t>
        </w:r>
      </w:ins>
      <w:ins w:id="247" w:author="Virginia Agnew" w:date="2016-12-28T11:42:00Z">
        <w:r w:rsidR="00B04962">
          <w:t xml:space="preserve"> to determine if your subtask requires a review.</w:t>
        </w:r>
      </w:ins>
      <w:ins w:id="248" w:author="David Vandenbelt" w:date="2016-12-29T10:00:00Z">
        <w:r w:rsidR="005B181F">
          <w:t xml:space="preserve"> </w:t>
        </w:r>
      </w:ins>
      <w:del w:id="249" w:author="Virginia Agnew" w:date="2016-12-28T11:42:00Z">
        <w:r w:rsidDel="00B04962">
          <w:delText xml:space="preserve">. Unlike </w:delText>
        </w:r>
      </w:del>
      <w:ins w:id="250" w:author="David Vandenbelt" w:date="2016-12-22T08:13:00Z">
        <w:del w:id="251" w:author="Virginia Agnew" w:date="2016-12-28T11:42:00Z">
          <w:r w:rsidR="00A85C8C" w:rsidDel="00B04962">
            <w:delText>s</w:delText>
          </w:r>
        </w:del>
      </w:ins>
      <w:del w:id="252" w:author="Virginia Agnew" w:date="2016-12-28T11:42:00Z">
        <w:r w:rsidR="00C91B06" w:rsidDel="00B04962">
          <w:delText>Stories</w:delText>
        </w:r>
        <w:r w:rsidDel="00B04962">
          <w:delText xml:space="preserve"> and </w:delText>
        </w:r>
      </w:del>
      <w:ins w:id="253" w:author="David Vandenbelt" w:date="2016-12-22T08:13:00Z">
        <w:del w:id="254" w:author="Virginia Agnew" w:date="2016-12-28T11:42:00Z">
          <w:r w:rsidR="00A85C8C" w:rsidDel="00B04962">
            <w:delText>b</w:delText>
          </w:r>
        </w:del>
      </w:ins>
      <w:del w:id="255" w:author="Virginia Agnew" w:date="2016-12-28T11:42:00Z">
        <w:r w:rsidR="00C91B06" w:rsidDel="00B04962">
          <w:delText>Bugs</w:delText>
        </w:r>
        <w:r w:rsidDel="00B04962">
          <w:delText xml:space="preserve">, </w:delText>
        </w:r>
      </w:del>
      <w:ins w:id="256" w:author="David Vandenbelt" w:date="2016-12-22T08:13:00Z">
        <w:del w:id="257" w:author="Virginia Agnew" w:date="2016-12-28T11:42:00Z">
          <w:r w:rsidR="00A85C8C" w:rsidDel="00B04962">
            <w:delText>s</w:delText>
          </w:r>
        </w:del>
      </w:ins>
      <w:del w:id="258" w:author="Virginia Agnew" w:date="2016-12-28T11:42:00Z">
        <w:r w:rsidR="00C91B06" w:rsidDel="00B04962">
          <w:delText>Subtasks</w:delText>
        </w:r>
        <w:r w:rsidR="007C4AE3" w:rsidDel="00B04962">
          <w:delText xml:space="preserve"> are for the </w:delText>
        </w:r>
      </w:del>
      <w:ins w:id="259" w:author="David Vandenbelt" w:date="2016-12-22T08:13:00Z">
        <w:del w:id="260" w:author="Virginia Agnew" w:date="2016-12-28T11:42:00Z">
          <w:r w:rsidR="00A85C8C" w:rsidDel="00B04962">
            <w:delText>t</w:delText>
          </w:r>
        </w:del>
      </w:ins>
      <w:del w:id="261" w:author="Virginia Agnew" w:date="2016-12-28T11:42:00Z">
        <w:r w:rsidR="00C91B06" w:rsidDel="00B04962">
          <w:delText>Team</w:delText>
        </w:r>
        <w:r w:rsidR="007C4AE3" w:rsidDel="00B04962">
          <w:delText xml:space="preserve"> (as opposed to others) to break down and manage its work. </w:delText>
        </w:r>
      </w:del>
      <w:r w:rsidR="007C4AE3">
        <w:t xml:space="preserve">For </w:t>
      </w:r>
      <w:r w:rsidR="00770723">
        <w:t xml:space="preserve">completed </w:t>
      </w:r>
      <w:ins w:id="262" w:author="David Vandenbelt" w:date="2016-12-22T08:14:00Z">
        <w:r w:rsidR="00A85C8C">
          <w:t>s</w:t>
        </w:r>
      </w:ins>
      <w:del w:id="263" w:author="David Vandenbelt" w:date="2016-12-22T08:14:00Z">
        <w:r w:rsidR="00C91B06" w:rsidDel="00A85C8C">
          <w:delText>S</w:delText>
        </w:r>
      </w:del>
      <w:r w:rsidR="00C91B06">
        <w:t>ubtasks</w:t>
      </w:r>
      <w:r w:rsidR="00020659">
        <w:t xml:space="preserve"> not requiring a review</w:t>
      </w:r>
      <w:r w:rsidR="00770723">
        <w:t xml:space="preserve">, click </w:t>
      </w:r>
      <w:r w:rsidR="00770723" w:rsidRPr="00770723">
        <w:rPr>
          <w:b/>
        </w:rPr>
        <w:t>Close</w:t>
      </w:r>
      <w:r w:rsidR="00770723">
        <w:t xml:space="preserve"> instead of </w:t>
      </w:r>
      <w:r w:rsidR="00770723" w:rsidRPr="00770723">
        <w:rPr>
          <w:b/>
        </w:rPr>
        <w:t>Workflow</w:t>
      </w:r>
      <w:r w:rsidR="00770723">
        <w:t xml:space="preserve"> &gt; </w:t>
      </w:r>
      <w:r w:rsidR="00770723" w:rsidRPr="00770723">
        <w:rPr>
          <w:b/>
        </w:rPr>
        <w:t>Begin Review</w:t>
      </w:r>
      <w:r w:rsidR="00770723">
        <w:t>.</w:t>
      </w:r>
      <w:r w:rsidR="00020659">
        <w:t xml:space="preserve"> </w:t>
      </w:r>
      <w:r w:rsidR="007C4AE3">
        <w:t xml:space="preserve"> </w:t>
      </w:r>
    </w:p>
    <w:p w14:paraId="60B82934" w14:textId="7F9543D4" w:rsidR="005C2F28" w:rsidRDefault="005C2F28" w:rsidP="001568F9">
      <w:pPr>
        <w:pStyle w:val="Heading1"/>
      </w:pPr>
      <w:bookmarkStart w:id="264" w:name="_Step_6:_Resolving"/>
      <w:bookmarkStart w:id="265" w:name="_Step_5:_Resolving"/>
      <w:bookmarkEnd w:id="264"/>
      <w:bookmarkEnd w:id="265"/>
      <w:r>
        <w:t xml:space="preserve">Step </w:t>
      </w:r>
      <w:r w:rsidR="00BD5554">
        <w:t>5</w:t>
      </w:r>
      <w:r>
        <w:t>: Resolving a JIRA Case</w:t>
      </w:r>
    </w:p>
    <w:p w14:paraId="14119439" w14:textId="77777777" w:rsidR="00A270B0" w:rsidRDefault="002656E3" w:rsidP="005C2F28">
      <w:r>
        <w:t xml:space="preserve">When reviews are complete, </w:t>
      </w:r>
      <w:r w:rsidR="00A270B0">
        <w:t>perform the following steps:</w:t>
      </w:r>
    </w:p>
    <w:p w14:paraId="71479ED0" w14:textId="669D43CF" w:rsidR="009F3470" w:rsidRDefault="009F3470" w:rsidP="001568F9">
      <w:pPr>
        <w:pStyle w:val="ListParagraph"/>
        <w:numPr>
          <w:ilvl w:val="0"/>
          <w:numId w:val="7"/>
        </w:numPr>
      </w:pPr>
      <w:r>
        <w:t>Open your case.</w:t>
      </w:r>
    </w:p>
    <w:p w14:paraId="23C8C33C" w14:textId="3D9D4A82" w:rsidR="001D771C" w:rsidRDefault="00EF7EB8" w:rsidP="001568F9">
      <w:pPr>
        <w:pStyle w:val="ListParagraph"/>
        <w:numPr>
          <w:ilvl w:val="0"/>
          <w:numId w:val="7"/>
        </w:numPr>
      </w:pPr>
      <w:r>
        <w:lastRenderedPageBreak/>
        <w:t xml:space="preserve">If the case is a story or bug, resolve it by clicking </w:t>
      </w:r>
      <w:r w:rsidRPr="001568F9">
        <w:rPr>
          <w:b/>
        </w:rPr>
        <w:t>Resolve Issue</w:t>
      </w:r>
      <w:r>
        <w:t xml:space="preserve">. If the case is a subtask, resolve it by clicking </w:t>
      </w:r>
      <w:r w:rsidR="002656E3" w:rsidRPr="00EF7EB8">
        <w:rPr>
          <w:b/>
        </w:rPr>
        <w:t>Close Issue</w:t>
      </w:r>
      <w:r w:rsidRPr="001568F9">
        <w:t xml:space="preserve">. </w:t>
      </w:r>
      <w:r w:rsidR="001D771C">
        <w:t xml:space="preserve">The </w:t>
      </w:r>
      <w:r w:rsidR="001D771C" w:rsidRPr="00EF7EB8">
        <w:rPr>
          <w:b/>
        </w:rPr>
        <w:t>Resolve Issue</w:t>
      </w:r>
      <w:r w:rsidR="001D771C">
        <w:t xml:space="preserve"> dialog box will appear. This dialog box is very similar to the </w:t>
      </w:r>
      <w:r w:rsidR="001D771C" w:rsidRPr="00EF7EB8">
        <w:rPr>
          <w:b/>
        </w:rPr>
        <w:t>Begin Review</w:t>
      </w:r>
      <w:r w:rsidR="001D771C">
        <w:t xml:space="preserve"> dialog box.</w:t>
      </w:r>
    </w:p>
    <w:p w14:paraId="4DE5D07D" w14:textId="77777777" w:rsidR="00A270B0" w:rsidRDefault="00981353" w:rsidP="00981353">
      <w:pPr>
        <w:pStyle w:val="ListParagraph"/>
        <w:numPr>
          <w:ilvl w:val="0"/>
          <w:numId w:val="7"/>
        </w:numPr>
      </w:pPr>
      <w:r>
        <w:t xml:space="preserve">Explain how the case was resolved within the </w:t>
      </w:r>
      <w:r w:rsidRPr="00981353">
        <w:rPr>
          <w:b/>
        </w:rPr>
        <w:t>Comment</w:t>
      </w:r>
      <w:r>
        <w:t xml:space="preserve"> field</w:t>
      </w:r>
      <w:r w:rsidR="00781366">
        <w:t xml:space="preserve"> of the </w:t>
      </w:r>
      <w:r w:rsidR="00781366" w:rsidRPr="00981353">
        <w:rPr>
          <w:b/>
        </w:rPr>
        <w:t>Resolve Issue</w:t>
      </w:r>
      <w:r w:rsidR="00781366">
        <w:t xml:space="preserve"> dialog box</w:t>
      </w:r>
      <w:r>
        <w:t>. If you have received an e-mail</w:t>
      </w:r>
      <w:r w:rsidR="00375ECC">
        <w:t xml:space="preserve"> or a Slack message </w:t>
      </w:r>
      <w:r>
        <w:t xml:space="preserve">about the resolution of the case, copy that text into the </w:t>
      </w:r>
      <w:r>
        <w:rPr>
          <w:b/>
        </w:rPr>
        <w:t>Comment</w:t>
      </w:r>
      <w:r>
        <w:t xml:space="preserve"> field.</w:t>
      </w:r>
    </w:p>
    <w:p w14:paraId="047C2E3F" w14:textId="77777777" w:rsidR="00981353" w:rsidRDefault="00981353" w:rsidP="00981353">
      <w:pPr>
        <w:pStyle w:val="ListParagraph"/>
        <w:numPr>
          <w:ilvl w:val="0"/>
          <w:numId w:val="7"/>
        </w:numPr>
      </w:pPr>
      <w:r>
        <w:t xml:space="preserve">Click </w:t>
      </w:r>
      <w:r w:rsidRPr="00375ECC">
        <w:rPr>
          <w:b/>
        </w:rPr>
        <w:t>Resolve Issue</w:t>
      </w:r>
      <w:r>
        <w:t xml:space="preserve">. </w:t>
      </w:r>
    </w:p>
    <w:p w14:paraId="3F8CDC3B" w14:textId="7676B0E6" w:rsidR="001D771C" w:rsidRDefault="00981353" w:rsidP="00981353">
      <w:r>
        <w:t xml:space="preserve">If the case is a </w:t>
      </w:r>
      <w:r w:rsidR="001D771C">
        <w:t>s</w:t>
      </w:r>
      <w:r w:rsidR="00C91B06">
        <w:t>ubtask</w:t>
      </w:r>
      <w:r>
        <w:t xml:space="preserve">, the </w:t>
      </w:r>
      <w:r w:rsidRPr="00981353">
        <w:rPr>
          <w:b/>
        </w:rPr>
        <w:t>Status</w:t>
      </w:r>
      <w:r>
        <w:t xml:space="preserve"> will change </w:t>
      </w:r>
      <w:r w:rsidRPr="00840F0D">
        <w:t xml:space="preserve">to </w:t>
      </w:r>
      <w:r w:rsidRPr="00840F0D">
        <w:rPr>
          <w:b/>
        </w:rPr>
        <w:t>Closed</w:t>
      </w:r>
      <w:r w:rsidR="001D771C">
        <w:t xml:space="preserve"> and the case will move in the </w:t>
      </w:r>
      <w:r w:rsidR="001D771C" w:rsidRPr="001568F9">
        <w:rPr>
          <w:b/>
        </w:rPr>
        <w:t>Work</w:t>
      </w:r>
      <w:r w:rsidR="001D771C">
        <w:t xml:space="preserve"> view to the </w:t>
      </w:r>
      <w:r w:rsidR="001D771C" w:rsidRPr="001568F9">
        <w:rPr>
          <w:b/>
        </w:rPr>
        <w:t>Done</w:t>
      </w:r>
      <w:r w:rsidR="001D771C">
        <w:t xml:space="preserve"> column.</w:t>
      </w:r>
    </w:p>
    <w:p w14:paraId="2B06CA68" w14:textId="458BAE3F" w:rsidR="00981353" w:rsidRDefault="00981353" w:rsidP="00981353">
      <w:r w:rsidRPr="00840F0D">
        <w:t>If</w:t>
      </w:r>
      <w:r>
        <w:t xml:space="preserve"> the case is a </w:t>
      </w:r>
      <w:r w:rsidR="001D771C">
        <w:t>s</w:t>
      </w:r>
      <w:r w:rsidR="00C91B06">
        <w:t>tory</w:t>
      </w:r>
      <w:r>
        <w:t xml:space="preserve"> or a </w:t>
      </w:r>
      <w:r w:rsidR="001D771C">
        <w:t>b</w:t>
      </w:r>
      <w:r w:rsidR="00C91B06">
        <w:t>ug</w:t>
      </w:r>
      <w:r>
        <w:t xml:space="preserve">, the </w:t>
      </w:r>
      <w:r w:rsidRPr="00981353">
        <w:rPr>
          <w:b/>
        </w:rPr>
        <w:t>Status</w:t>
      </w:r>
      <w:r>
        <w:t xml:space="preserve"> will change to </w:t>
      </w:r>
      <w:r w:rsidRPr="001568F9">
        <w:rPr>
          <w:b/>
        </w:rPr>
        <w:t>Resolved</w:t>
      </w:r>
      <w:r>
        <w:t xml:space="preserve"> and the </w:t>
      </w:r>
      <w:r w:rsidRPr="00981353">
        <w:rPr>
          <w:b/>
        </w:rPr>
        <w:t>Assignee</w:t>
      </w:r>
      <w:r>
        <w:t xml:space="preserve"> will change </w:t>
      </w:r>
      <w:r w:rsidRPr="00840F0D">
        <w:t xml:space="preserve">to </w:t>
      </w:r>
      <w:r w:rsidRPr="00840F0D">
        <w:rPr>
          <w:b/>
        </w:rPr>
        <w:t>Unassigned</w:t>
      </w:r>
      <w:r w:rsidRPr="00840F0D">
        <w:t xml:space="preserve">. </w:t>
      </w:r>
      <w:r w:rsidR="001D771C">
        <w:t xml:space="preserve">It will also move from the </w:t>
      </w:r>
      <w:r w:rsidR="001D771C">
        <w:rPr>
          <w:b/>
        </w:rPr>
        <w:t>In Review</w:t>
      </w:r>
      <w:r w:rsidR="001D771C">
        <w:t xml:space="preserve"> column to the </w:t>
      </w:r>
      <w:r w:rsidR="001D771C">
        <w:rPr>
          <w:b/>
        </w:rPr>
        <w:t>Resolved</w:t>
      </w:r>
      <w:r w:rsidR="001D771C">
        <w:t xml:space="preserve"> column within the </w:t>
      </w:r>
      <w:r w:rsidR="001D771C" w:rsidRPr="00C55C7C">
        <w:rPr>
          <w:b/>
        </w:rPr>
        <w:t>Work</w:t>
      </w:r>
      <w:r w:rsidR="00D1158D">
        <w:t xml:space="preserve"> view. </w:t>
      </w:r>
      <w:r w:rsidRPr="00840F0D">
        <w:t>Th</w:t>
      </w:r>
      <w:r>
        <w:t xml:space="preserve">e </w:t>
      </w:r>
      <w:r w:rsidR="001D771C">
        <w:t>p</w:t>
      </w:r>
      <w:r w:rsidR="00C91B06">
        <w:t xml:space="preserve">roduct </w:t>
      </w:r>
      <w:r w:rsidR="001D771C">
        <w:t>o</w:t>
      </w:r>
      <w:r w:rsidR="00C91B06">
        <w:t>wner</w:t>
      </w:r>
      <w:r>
        <w:t xml:space="preserve"> closes a </w:t>
      </w:r>
      <w:r w:rsidR="001D771C">
        <w:t>s</w:t>
      </w:r>
      <w:r w:rsidR="00C91B06">
        <w:t>tory</w:t>
      </w:r>
      <w:r>
        <w:t xml:space="preserve"> or </w:t>
      </w:r>
      <w:r w:rsidR="001D771C">
        <w:t>b</w:t>
      </w:r>
      <w:r w:rsidR="00C91B06">
        <w:t>ug</w:t>
      </w:r>
      <w:r>
        <w:t xml:space="preserve"> after a final review. Assign the case to the </w:t>
      </w:r>
      <w:r w:rsidR="001D771C">
        <w:t>p</w:t>
      </w:r>
      <w:r w:rsidR="00C91B06">
        <w:t xml:space="preserve">roduct </w:t>
      </w:r>
      <w:r w:rsidR="001D771C">
        <w:t>o</w:t>
      </w:r>
      <w:r w:rsidR="00C91B06">
        <w:t>wner</w:t>
      </w:r>
      <w:r>
        <w:t xml:space="preserve"> (the </w:t>
      </w:r>
      <w:r w:rsidR="001D771C">
        <w:t>t</w:t>
      </w:r>
      <w:r>
        <w:t xml:space="preserve">echnical </w:t>
      </w:r>
      <w:r w:rsidR="001D771C">
        <w:t>c</w:t>
      </w:r>
      <w:r>
        <w:t xml:space="preserve">ommunications </w:t>
      </w:r>
      <w:r w:rsidR="001D771C">
        <w:t>m</w:t>
      </w:r>
      <w:r>
        <w:t xml:space="preserve">anager) for </w:t>
      </w:r>
      <w:r w:rsidR="0011227C">
        <w:t xml:space="preserve">the </w:t>
      </w:r>
      <w:r>
        <w:t xml:space="preserve">final review. </w:t>
      </w:r>
    </w:p>
    <w:p w14:paraId="3E8FAF01" w14:textId="6075E9D9" w:rsidR="005C2F28" w:rsidRPr="005D0EC0" w:rsidRDefault="00D1158D" w:rsidP="001568F9">
      <w:pPr>
        <w:pStyle w:val="Heading1"/>
      </w:pPr>
      <w:bookmarkStart w:id="266" w:name="_Step_7:_Reopening"/>
      <w:bookmarkEnd w:id="266"/>
      <w:r w:rsidRPr="00C207D2">
        <w:t xml:space="preserve">JIRA </w:t>
      </w:r>
      <w:r w:rsidRPr="005D0EC0">
        <w:t>Workflow Buttons</w:t>
      </w:r>
    </w:p>
    <w:p w14:paraId="73C52C37" w14:textId="04A6EA1A" w:rsidR="001F7CB0" w:rsidRDefault="001F7CB0" w:rsidP="0011227C">
      <w:r>
        <w:t xml:space="preserve">The following table </w:t>
      </w:r>
      <w:r w:rsidR="00E779BA">
        <w:t>is</w:t>
      </w:r>
      <w:r>
        <w:t xml:space="preserve"> </w:t>
      </w:r>
      <w:r w:rsidR="00E779BA">
        <w:t xml:space="preserve">a quick reference of </w:t>
      </w:r>
      <w:r>
        <w:t>the most common</w:t>
      </w:r>
      <w:r w:rsidR="00E779BA">
        <w:t>ly-used</w:t>
      </w:r>
      <w:r>
        <w:t xml:space="preserve"> workflow buttons:</w:t>
      </w:r>
    </w:p>
    <w:tbl>
      <w:tblPr>
        <w:tblStyle w:val="TableGrid"/>
        <w:tblW w:w="9355" w:type="dxa"/>
        <w:tblLook w:val="04A0" w:firstRow="1" w:lastRow="0" w:firstColumn="1" w:lastColumn="0" w:noHBand="0" w:noVBand="1"/>
      </w:tblPr>
      <w:tblGrid>
        <w:gridCol w:w="2659"/>
        <w:gridCol w:w="6696"/>
      </w:tblGrid>
      <w:tr w:rsidR="00196063" w14:paraId="52557B64" w14:textId="77777777" w:rsidTr="001568F9">
        <w:trPr>
          <w:tblHeader/>
        </w:trPr>
        <w:tc>
          <w:tcPr>
            <w:tcW w:w="2659" w:type="dxa"/>
            <w:shd w:val="clear" w:color="auto" w:fill="F2F2F2" w:themeFill="background1" w:themeFillShade="F2"/>
          </w:tcPr>
          <w:p w14:paraId="5B9D2C8D" w14:textId="77777777" w:rsidR="001F7CB0" w:rsidRDefault="001F7CB0" w:rsidP="00F70D2D">
            <w:r>
              <w:t>Button</w:t>
            </w:r>
          </w:p>
        </w:tc>
        <w:tc>
          <w:tcPr>
            <w:tcW w:w="6696" w:type="dxa"/>
            <w:shd w:val="clear" w:color="auto" w:fill="F2F2F2" w:themeFill="background1" w:themeFillShade="F2"/>
          </w:tcPr>
          <w:p w14:paraId="37C316FB" w14:textId="77777777" w:rsidR="001F7CB0" w:rsidRDefault="001F7CB0" w:rsidP="00F70D2D">
            <w:r>
              <w:t>Description</w:t>
            </w:r>
          </w:p>
        </w:tc>
      </w:tr>
      <w:tr w:rsidR="00196063" w14:paraId="098DD5F5" w14:textId="77777777" w:rsidTr="001568F9">
        <w:tc>
          <w:tcPr>
            <w:tcW w:w="2659" w:type="dxa"/>
          </w:tcPr>
          <w:p w14:paraId="346B8DDC" w14:textId="4D8B6804" w:rsidR="001F7CB0" w:rsidRDefault="00196063" w:rsidP="00F70D2D">
            <w:r>
              <w:t>Begin Work/Start Progress</w:t>
            </w:r>
          </w:p>
        </w:tc>
        <w:tc>
          <w:tcPr>
            <w:tcW w:w="6696" w:type="dxa"/>
          </w:tcPr>
          <w:p w14:paraId="1D2E054B" w14:textId="1E0F7384" w:rsidR="001F7CB0" w:rsidRDefault="00E779BA">
            <w:r>
              <w:t xml:space="preserve">Moves a case from the </w:t>
            </w:r>
            <w:r w:rsidRPr="001568F9">
              <w:rPr>
                <w:b/>
              </w:rPr>
              <w:t>ToDo</w:t>
            </w:r>
            <w:r>
              <w:t xml:space="preserve"> column to the </w:t>
            </w:r>
            <w:r w:rsidRPr="001568F9">
              <w:rPr>
                <w:b/>
              </w:rPr>
              <w:t>In Progress</w:t>
            </w:r>
            <w:r>
              <w:t xml:space="preserve"> column within the </w:t>
            </w:r>
            <w:r w:rsidRPr="001568F9">
              <w:rPr>
                <w:b/>
              </w:rPr>
              <w:t>Work</w:t>
            </w:r>
            <w:r>
              <w:t xml:space="preserve"> view indicating Work has </w:t>
            </w:r>
            <w:hyperlink w:anchor="_Step_4:_Starting" w:history="1">
              <w:r w:rsidRPr="00E779BA">
                <w:rPr>
                  <w:rStyle w:val="Hyperlink"/>
                </w:rPr>
                <w:t>started</w:t>
              </w:r>
            </w:hyperlink>
            <w:r>
              <w:t xml:space="preserve"> the case.</w:t>
            </w:r>
          </w:p>
        </w:tc>
      </w:tr>
      <w:tr w:rsidR="00196063" w14:paraId="059DC0CD" w14:textId="77777777" w:rsidTr="001568F9">
        <w:tc>
          <w:tcPr>
            <w:tcW w:w="2659" w:type="dxa"/>
          </w:tcPr>
          <w:p w14:paraId="5F440B83" w14:textId="277621C5" w:rsidR="001F7CB0" w:rsidRDefault="00196063" w:rsidP="00F70D2D">
            <w:r>
              <w:t>Begin Review</w:t>
            </w:r>
          </w:p>
        </w:tc>
        <w:tc>
          <w:tcPr>
            <w:tcW w:w="6696" w:type="dxa"/>
          </w:tcPr>
          <w:p w14:paraId="507A79C1" w14:textId="4006573B" w:rsidR="001F7CB0" w:rsidRDefault="00E779BA">
            <w:r>
              <w:t xml:space="preserve">Moves a case from the </w:t>
            </w:r>
            <w:r w:rsidRPr="001568F9">
              <w:rPr>
                <w:b/>
              </w:rPr>
              <w:t>In Progress</w:t>
            </w:r>
            <w:r>
              <w:t xml:space="preserve"> column to the </w:t>
            </w:r>
            <w:r w:rsidRPr="001568F9">
              <w:rPr>
                <w:b/>
              </w:rPr>
              <w:t>In Review</w:t>
            </w:r>
            <w:r>
              <w:t xml:space="preserve"> column within the </w:t>
            </w:r>
            <w:r w:rsidRPr="00CA2B73">
              <w:rPr>
                <w:b/>
              </w:rPr>
              <w:t>Work</w:t>
            </w:r>
            <w:r>
              <w:t xml:space="preserve"> view indicating the </w:t>
            </w:r>
            <w:hyperlink w:anchor="_Step_5:_Reviewing" w:history="1">
              <w:r w:rsidRPr="00E779BA">
                <w:rPr>
                  <w:rStyle w:val="Hyperlink"/>
                </w:rPr>
                <w:t>review</w:t>
              </w:r>
            </w:hyperlink>
            <w:r>
              <w:t xml:space="preserve"> of content associated with the case has started. </w:t>
            </w:r>
          </w:p>
        </w:tc>
      </w:tr>
      <w:tr w:rsidR="00196063" w14:paraId="34ACF22F" w14:textId="77777777" w:rsidTr="001568F9">
        <w:tc>
          <w:tcPr>
            <w:tcW w:w="2659" w:type="dxa"/>
          </w:tcPr>
          <w:p w14:paraId="0FFA2A3A" w14:textId="6A088C3F" w:rsidR="001F7CB0" w:rsidRDefault="00196063" w:rsidP="00F70D2D">
            <w:r>
              <w:t>Resolve Issue</w:t>
            </w:r>
          </w:p>
        </w:tc>
        <w:tc>
          <w:tcPr>
            <w:tcW w:w="6696" w:type="dxa"/>
          </w:tcPr>
          <w:p w14:paraId="0B32BDED" w14:textId="7ABFAC53" w:rsidR="001F7CB0" w:rsidRDefault="00E779BA" w:rsidP="00F70D2D">
            <w:r>
              <w:t xml:space="preserve">Moves a case from the </w:t>
            </w:r>
            <w:r w:rsidRPr="001568F9">
              <w:rPr>
                <w:b/>
              </w:rPr>
              <w:t>In Review</w:t>
            </w:r>
            <w:r>
              <w:t xml:space="preserve"> column to the </w:t>
            </w:r>
            <w:r w:rsidRPr="001568F9">
              <w:rPr>
                <w:b/>
              </w:rPr>
              <w:t>Resolved</w:t>
            </w:r>
            <w:r>
              <w:t xml:space="preserve"> column with the </w:t>
            </w:r>
            <w:r w:rsidRPr="001568F9">
              <w:rPr>
                <w:b/>
              </w:rPr>
              <w:t>Work</w:t>
            </w:r>
            <w:r>
              <w:t xml:space="preserve"> view indicating the case has been </w:t>
            </w:r>
            <w:hyperlink w:anchor="_Step_6:_Resolving" w:history="1">
              <w:r w:rsidRPr="00E779BA">
                <w:rPr>
                  <w:rStyle w:val="Hyperlink"/>
                </w:rPr>
                <w:t>resolved</w:t>
              </w:r>
            </w:hyperlink>
            <w:r>
              <w:t xml:space="preserve"> and is ready for final review.</w:t>
            </w:r>
          </w:p>
        </w:tc>
      </w:tr>
      <w:tr w:rsidR="00196063" w14:paraId="7137161E" w14:textId="77777777" w:rsidTr="001568F9">
        <w:tc>
          <w:tcPr>
            <w:tcW w:w="2659" w:type="dxa"/>
          </w:tcPr>
          <w:p w14:paraId="69D3BAAE" w14:textId="7E8CE36C" w:rsidR="001F7CB0" w:rsidRDefault="00196063" w:rsidP="00F70D2D">
            <w:r>
              <w:t>Close/Close Issue</w:t>
            </w:r>
          </w:p>
        </w:tc>
        <w:tc>
          <w:tcPr>
            <w:tcW w:w="6696" w:type="dxa"/>
          </w:tcPr>
          <w:p w14:paraId="7AAD9B98" w14:textId="0095FD00" w:rsidR="001F7CB0" w:rsidRDefault="00EF7EB8" w:rsidP="00F70D2D">
            <w:r>
              <w:t xml:space="preserve">Moves a case to the </w:t>
            </w:r>
            <w:r w:rsidRPr="001568F9">
              <w:rPr>
                <w:b/>
              </w:rPr>
              <w:t>Done</w:t>
            </w:r>
            <w:r>
              <w:t xml:space="preserve"> column within the </w:t>
            </w:r>
            <w:r w:rsidRPr="001568F9">
              <w:rPr>
                <w:b/>
              </w:rPr>
              <w:t>Work</w:t>
            </w:r>
            <w:r>
              <w:t xml:space="preserve"> view indicating the case is complete.</w:t>
            </w:r>
          </w:p>
        </w:tc>
      </w:tr>
    </w:tbl>
    <w:p w14:paraId="20106C3B" w14:textId="133F2D1E" w:rsidR="005E27D3" w:rsidRDefault="005E27D3" w:rsidP="0011227C">
      <w:r>
        <w:t xml:space="preserve">The following table </w:t>
      </w:r>
      <w:r w:rsidR="00E779BA">
        <w:t xml:space="preserve">is a quick reference of </w:t>
      </w:r>
      <w:r>
        <w:t xml:space="preserve">other possible </w:t>
      </w:r>
      <w:r w:rsidR="001F7CB0">
        <w:t xml:space="preserve">workflow </w:t>
      </w:r>
      <w:r>
        <w:t>buttons you might encounter:</w:t>
      </w:r>
    </w:p>
    <w:tbl>
      <w:tblPr>
        <w:tblStyle w:val="TableGrid"/>
        <w:tblW w:w="0" w:type="auto"/>
        <w:tblLook w:val="04A0" w:firstRow="1" w:lastRow="0" w:firstColumn="1" w:lastColumn="0" w:noHBand="0" w:noVBand="1"/>
      </w:tblPr>
      <w:tblGrid>
        <w:gridCol w:w="1615"/>
        <w:gridCol w:w="7735"/>
      </w:tblGrid>
      <w:tr w:rsidR="005E27D3" w14:paraId="16F70A6E" w14:textId="77777777" w:rsidTr="001568F9">
        <w:trPr>
          <w:tblHeader/>
        </w:trPr>
        <w:tc>
          <w:tcPr>
            <w:tcW w:w="1615" w:type="dxa"/>
            <w:shd w:val="clear" w:color="auto" w:fill="F2F2F2" w:themeFill="background1" w:themeFillShade="F2"/>
          </w:tcPr>
          <w:p w14:paraId="3114CE07" w14:textId="77777777" w:rsidR="005E27D3" w:rsidRDefault="005E27D3" w:rsidP="0011227C">
            <w:r>
              <w:t>Button</w:t>
            </w:r>
          </w:p>
        </w:tc>
        <w:tc>
          <w:tcPr>
            <w:tcW w:w="7735" w:type="dxa"/>
            <w:shd w:val="clear" w:color="auto" w:fill="F2F2F2" w:themeFill="background1" w:themeFillShade="F2"/>
          </w:tcPr>
          <w:p w14:paraId="0630BE09" w14:textId="77777777" w:rsidR="005E27D3" w:rsidRDefault="005E27D3" w:rsidP="0011227C">
            <w:r>
              <w:t>Description</w:t>
            </w:r>
          </w:p>
        </w:tc>
      </w:tr>
      <w:tr w:rsidR="005E27D3" w14:paraId="48FC0AD3" w14:textId="77777777" w:rsidTr="001568F9">
        <w:tc>
          <w:tcPr>
            <w:tcW w:w="1615" w:type="dxa"/>
          </w:tcPr>
          <w:p w14:paraId="1E57E96B" w14:textId="79B2A1B3" w:rsidR="005E27D3" w:rsidRDefault="00D1158D" w:rsidP="0011227C">
            <w:r>
              <w:t>Reopen Issue</w:t>
            </w:r>
          </w:p>
        </w:tc>
        <w:tc>
          <w:tcPr>
            <w:tcW w:w="7735" w:type="dxa"/>
          </w:tcPr>
          <w:p w14:paraId="2DA25DFA" w14:textId="6A8250E6" w:rsidR="005E27D3" w:rsidRDefault="00EF7EB8" w:rsidP="00EB3A7E">
            <w:r>
              <w:t>R</w:t>
            </w:r>
            <w:r w:rsidR="001F7CB0">
              <w:t xml:space="preserve">eturns the closed case to </w:t>
            </w:r>
            <w:r w:rsidR="001F7CB0" w:rsidRPr="00840F0D">
              <w:t xml:space="preserve">an </w:t>
            </w:r>
            <w:r w:rsidR="001F7CB0" w:rsidRPr="00840F0D">
              <w:rPr>
                <w:b/>
              </w:rPr>
              <w:t>Open</w:t>
            </w:r>
            <w:r w:rsidR="001F7CB0" w:rsidRPr="00840F0D">
              <w:t xml:space="preserve"> or </w:t>
            </w:r>
            <w:r w:rsidR="001F7CB0" w:rsidRPr="00840F0D">
              <w:rPr>
                <w:b/>
              </w:rPr>
              <w:t>Reopened</w:t>
            </w:r>
            <w:r w:rsidR="001F7CB0" w:rsidRPr="00840F0D">
              <w:t xml:space="preserve"> sta</w:t>
            </w:r>
            <w:r w:rsidR="001F7CB0">
              <w:t xml:space="preserve">te. Either state can be treated as if the case was in its </w:t>
            </w:r>
            <w:r w:rsidR="001F7CB0" w:rsidRPr="00840F0D">
              <w:t xml:space="preserve">original </w:t>
            </w:r>
            <w:r w:rsidR="001F7CB0" w:rsidRPr="00840F0D">
              <w:rPr>
                <w:b/>
              </w:rPr>
              <w:t>Open</w:t>
            </w:r>
            <w:r w:rsidR="001F7CB0" w:rsidRPr="00840F0D">
              <w:t xml:space="preserve"> status</w:t>
            </w:r>
            <w:r w:rsidR="001F7CB0">
              <w:t xml:space="preserve">. At this point, you can </w:t>
            </w:r>
            <w:hyperlink w:anchor="_Step_2:_Assigning" w:history="1">
              <w:r w:rsidR="001F7CB0" w:rsidRPr="005E27D3">
                <w:rPr>
                  <w:rStyle w:val="Hyperlink"/>
                </w:rPr>
                <w:t>assign</w:t>
              </w:r>
            </w:hyperlink>
            <w:r w:rsidR="001F7CB0">
              <w:t xml:space="preserve"> yourself to the case again and </w:t>
            </w:r>
            <w:hyperlink w:anchor="_Step_4:_Starting" w:history="1">
              <w:r w:rsidR="001F7CB0" w:rsidRPr="005E27D3">
                <w:rPr>
                  <w:rStyle w:val="Hyperlink"/>
                </w:rPr>
                <w:t>start your progress</w:t>
              </w:r>
            </w:hyperlink>
            <w:r w:rsidR="001F7CB0">
              <w:t>.</w:t>
            </w:r>
          </w:p>
        </w:tc>
      </w:tr>
      <w:tr w:rsidR="00D1158D" w14:paraId="762350F4" w14:textId="77777777" w:rsidTr="00381BF7">
        <w:tc>
          <w:tcPr>
            <w:tcW w:w="1615" w:type="dxa"/>
          </w:tcPr>
          <w:p w14:paraId="272D8702" w14:textId="5139A809" w:rsidR="00D1158D" w:rsidRDefault="00D1158D" w:rsidP="00D1158D">
            <w:r>
              <w:t>Blocked</w:t>
            </w:r>
          </w:p>
        </w:tc>
        <w:tc>
          <w:tcPr>
            <w:tcW w:w="7735" w:type="dxa"/>
          </w:tcPr>
          <w:p w14:paraId="18A11159" w14:textId="2BEE95A3" w:rsidR="00D1158D" w:rsidRDefault="00EF7EB8">
            <w:r>
              <w:t>Indicates p</w:t>
            </w:r>
            <w:r w:rsidR="00D1158D">
              <w:t>rogress on the case is blocked and work cannot proceed.</w:t>
            </w:r>
          </w:p>
        </w:tc>
      </w:tr>
      <w:tr w:rsidR="005E27D3" w14:paraId="3C6ABBC1" w14:textId="77777777" w:rsidTr="001568F9">
        <w:tc>
          <w:tcPr>
            <w:tcW w:w="1615" w:type="dxa"/>
          </w:tcPr>
          <w:p w14:paraId="083813AD" w14:textId="77777777" w:rsidR="005E27D3" w:rsidRDefault="006B708A" w:rsidP="0011227C">
            <w:r>
              <w:t>Stop Progress</w:t>
            </w:r>
          </w:p>
        </w:tc>
        <w:tc>
          <w:tcPr>
            <w:tcW w:w="7735" w:type="dxa"/>
          </w:tcPr>
          <w:p w14:paraId="6A579136" w14:textId="24666C2F" w:rsidR="005E27D3" w:rsidRDefault="00EF7EB8" w:rsidP="0011227C">
            <w:r>
              <w:t xml:space="preserve">Returns the case back to an </w:t>
            </w:r>
            <w:r w:rsidRPr="001568F9">
              <w:rPr>
                <w:b/>
              </w:rPr>
              <w:t>Open</w:t>
            </w:r>
            <w:r>
              <w:t xml:space="preserve"> state. </w:t>
            </w:r>
            <w:r w:rsidR="006B708A">
              <w:t>The case was in progress, but you ha</w:t>
            </w:r>
            <w:r w:rsidR="00381BF7">
              <w:t>d</w:t>
            </w:r>
            <w:r w:rsidR="006B708A">
              <w:t xml:space="preserve"> to switch to something else. If you do not plan to return to the case within a day, stop its progress to return it to a</w:t>
            </w:r>
            <w:r w:rsidR="006B708A" w:rsidRPr="00840F0D">
              <w:t xml:space="preserve">n </w:t>
            </w:r>
            <w:r w:rsidR="006B708A" w:rsidRPr="00840F0D">
              <w:rPr>
                <w:b/>
              </w:rPr>
              <w:t>Open</w:t>
            </w:r>
            <w:r w:rsidR="006B708A" w:rsidRPr="00840F0D">
              <w:t xml:space="preserve"> s</w:t>
            </w:r>
            <w:r w:rsidR="006B708A">
              <w:t>tate</w:t>
            </w:r>
            <w:r w:rsidR="00EB3A7E">
              <w:t xml:space="preserve"> for someone else to sign up for it</w:t>
            </w:r>
            <w:r w:rsidR="006B708A">
              <w:t>.</w:t>
            </w:r>
          </w:p>
        </w:tc>
      </w:tr>
      <w:tr w:rsidR="006B708A" w14:paraId="700B3B2A" w14:textId="77777777" w:rsidTr="001568F9">
        <w:tc>
          <w:tcPr>
            <w:tcW w:w="1615" w:type="dxa"/>
          </w:tcPr>
          <w:p w14:paraId="65B1AD9B" w14:textId="77777777" w:rsidR="006B708A" w:rsidRDefault="006B708A" w:rsidP="0011227C">
            <w:r>
              <w:t>Check In</w:t>
            </w:r>
          </w:p>
        </w:tc>
        <w:tc>
          <w:tcPr>
            <w:tcW w:w="7735" w:type="dxa"/>
          </w:tcPr>
          <w:p w14:paraId="6C5E12FC" w14:textId="50D5EE09" w:rsidR="006B708A" w:rsidRDefault="00EF7EB8">
            <w:r>
              <w:t>C</w:t>
            </w:r>
            <w:r w:rsidR="006B708A">
              <w:t>heck</w:t>
            </w:r>
            <w:r>
              <w:t>s</w:t>
            </w:r>
            <w:r w:rsidR="006B708A">
              <w:t xml:space="preserve"> any code into the source tree to resolve this case. It is for developers to indicate they have modified the source code. It is not intended for use by the </w:t>
            </w:r>
            <w:r w:rsidR="00381BF7">
              <w:t>d</w:t>
            </w:r>
            <w:r w:rsidR="00C91B06">
              <w:t>ocumentation</w:t>
            </w:r>
            <w:r w:rsidR="006B708A">
              <w:t xml:space="preserve"> </w:t>
            </w:r>
            <w:r w:rsidR="00381BF7">
              <w:t>t</w:t>
            </w:r>
            <w:r w:rsidR="00C91B06">
              <w:t>eam</w:t>
            </w:r>
            <w:r w:rsidR="006B708A">
              <w:t>.</w:t>
            </w:r>
          </w:p>
        </w:tc>
      </w:tr>
      <w:tr w:rsidR="006B708A" w14:paraId="2CBF57E7" w14:textId="77777777" w:rsidTr="001568F9">
        <w:tc>
          <w:tcPr>
            <w:tcW w:w="1615" w:type="dxa"/>
          </w:tcPr>
          <w:p w14:paraId="79E9B091" w14:textId="77777777" w:rsidR="006B708A" w:rsidRDefault="006B708A" w:rsidP="0011227C">
            <w:r>
              <w:t>De-dupe to me</w:t>
            </w:r>
          </w:p>
        </w:tc>
        <w:tc>
          <w:tcPr>
            <w:tcW w:w="7735" w:type="dxa"/>
          </w:tcPr>
          <w:p w14:paraId="1527A3B0" w14:textId="06B59A9F" w:rsidR="006B708A" w:rsidRDefault="006B708A" w:rsidP="0011227C">
            <w:r>
              <w:t xml:space="preserve">Do not use. It is not intended for use by the </w:t>
            </w:r>
            <w:r w:rsidR="00381BF7">
              <w:t>d</w:t>
            </w:r>
            <w:r w:rsidR="00C91B06">
              <w:t>ocumentation</w:t>
            </w:r>
            <w:r>
              <w:t xml:space="preserve"> </w:t>
            </w:r>
            <w:r w:rsidR="00381BF7">
              <w:t>t</w:t>
            </w:r>
            <w:r w:rsidR="00C91B06">
              <w:t>eam</w:t>
            </w:r>
            <w:r>
              <w:t>.</w:t>
            </w:r>
          </w:p>
        </w:tc>
      </w:tr>
    </w:tbl>
    <w:p w14:paraId="658638A6" w14:textId="77777777" w:rsidR="00196063" w:rsidRDefault="00196063" w:rsidP="00196063">
      <w:pPr>
        <w:pStyle w:val="Title"/>
      </w:pPr>
    </w:p>
    <w:p w14:paraId="2A3083AE" w14:textId="4D2C7BB7" w:rsidR="00196063" w:rsidDel="0023755D" w:rsidRDefault="00196063">
      <w:pPr>
        <w:rPr>
          <w:del w:id="267" w:author="David Vandenbelt" w:date="2016-12-29T14:25:00Z"/>
          <w:rFonts w:asciiTheme="majorHAnsi" w:eastAsiaTheme="majorEastAsia" w:hAnsiTheme="majorHAnsi" w:cstheme="majorBidi"/>
          <w:spacing w:val="-10"/>
          <w:kern w:val="28"/>
          <w:sz w:val="56"/>
          <w:szCs w:val="56"/>
        </w:rPr>
      </w:pPr>
      <w:del w:id="268" w:author="David Vandenbelt" w:date="2016-12-29T14:25:00Z">
        <w:r w:rsidDel="0023755D">
          <w:lastRenderedPageBreak/>
          <w:br w:type="page"/>
        </w:r>
      </w:del>
    </w:p>
    <w:p w14:paraId="00C9231E" w14:textId="4D815EEC" w:rsidR="0026698E" w:rsidRDefault="00A925FC">
      <w:pPr>
        <w:pStyle w:val="Title"/>
        <w:rPr>
          <w:ins w:id="269" w:author="David Vandenbelt" w:date="2016-12-27T15:19:00Z"/>
        </w:rPr>
        <w:pPrChange w:id="270" w:author="David Vandenbelt" w:date="2016-12-27T15:15:00Z">
          <w:pPr>
            <w:pStyle w:val="Heading2"/>
          </w:pPr>
        </w:pPrChange>
      </w:pPr>
      <w:bookmarkStart w:id="271" w:name="EpicAndStoryCreation"/>
      <w:bookmarkEnd w:id="271"/>
      <w:ins w:id="272" w:author="David Vandenbelt" w:date="2016-12-29T10:44:00Z">
        <w:r>
          <w:t xml:space="preserve">Spike and </w:t>
        </w:r>
      </w:ins>
      <w:ins w:id="273" w:author="Virginia Agnew" w:date="2016-12-28T11:51:00Z">
        <w:del w:id="274" w:author="David Vandenbelt" w:date="2016-12-29T10:09:00Z">
          <w:r w:rsidR="00973662" w:rsidDel="003C315A">
            <w:delText>Creating s</w:delText>
          </w:r>
        </w:del>
      </w:ins>
      <w:ins w:id="275" w:author="David Vandenbelt" w:date="2016-12-27T15:15:00Z">
        <w:del w:id="276" w:author="Virginia Agnew" w:date="2016-12-28T11:52:00Z">
          <w:r w:rsidR="00196063" w:rsidDel="00973662">
            <w:delText xml:space="preserve">and </w:delText>
          </w:r>
        </w:del>
        <w:r w:rsidR="00196063">
          <w:t>Stor</w:t>
        </w:r>
        <w:del w:id="277" w:author="Virginia Agnew" w:date="2016-12-28T11:51:00Z">
          <w:r w:rsidR="00196063" w:rsidDel="00973662">
            <w:delText>y</w:delText>
          </w:r>
        </w:del>
      </w:ins>
      <w:ins w:id="278" w:author="David Vandenbelt" w:date="2016-12-29T10:09:00Z">
        <w:r w:rsidR="003C315A">
          <w:t>y</w:t>
        </w:r>
      </w:ins>
      <w:ins w:id="279" w:author="Virginia Agnew" w:date="2016-12-28T11:51:00Z">
        <w:del w:id="280" w:author="David Vandenbelt" w:date="2016-12-29T10:09:00Z">
          <w:r w:rsidR="00973662" w:rsidDel="003C315A">
            <w:delText>ies</w:delText>
          </w:r>
        </w:del>
      </w:ins>
      <w:ins w:id="281" w:author="Virginia Agnew" w:date="2016-12-28T11:52:00Z">
        <w:del w:id="282" w:author="David Vandenbelt" w:date="2016-12-29T10:13:00Z">
          <w:r w:rsidR="00973662" w:rsidDel="00DB6C86">
            <w:delText>,</w:delText>
          </w:r>
        </w:del>
        <w:r w:rsidR="00973662">
          <w:t xml:space="preserve"> </w:t>
        </w:r>
        <w:del w:id="283" w:author="David Vandenbelt" w:date="2016-12-29T10:44:00Z">
          <w:r w:rsidR="00973662" w:rsidDel="00A925FC">
            <w:delText xml:space="preserve">and </w:delText>
          </w:r>
          <w:commentRangeStart w:id="284"/>
          <w:r w:rsidR="00973662" w:rsidDel="00A925FC">
            <w:delText>Spike</w:delText>
          </w:r>
        </w:del>
        <w:del w:id="285" w:author="David Vandenbelt" w:date="2016-12-29T10:11:00Z">
          <w:r w:rsidR="00973662" w:rsidDel="00DB6C86">
            <w:delText>s</w:delText>
          </w:r>
        </w:del>
        <w:commentRangeEnd w:id="284"/>
        <w:del w:id="286" w:author="David Vandenbelt" w:date="2016-12-29T10:44:00Z">
          <w:r w:rsidR="00973662" w:rsidDel="00A925FC">
            <w:rPr>
              <w:rStyle w:val="CommentReference"/>
              <w:rFonts w:asciiTheme="minorHAnsi" w:eastAsiaTheme="minorHAnsi" w:hAnsiTheme="minorHAnsi" w:cstheme="minorBidi"/>
              <w:spacing w:val="0"/>
              <w:kern w:val="0"/>
            </w:rPr>
            <w:commentReference w:id="284"/>
          </w:r>
        </w:del>
      </w:ins>
      <w:commentRangeStart w:id="287"/>
      <w:ins w:id="288" w:author="David Vandenbelt" w:date="2016-12-27T15:15:00Z">
        <w:r w:rsidR="00196063">
          <w:t>Creation</w:t>
        </w:r>
      </w:ins>
      <w:commentRangeEnd w:id="287"/>
      <w:r w:rsidR="00973662">
        <w:rPr>
          <w:rStyle w:val="CommentReference"/>
          <w:rFonts w:asciiTheme="minorHAnsi" w:eastAsiaTheme="minorHAnsi" w:hAnsiTheme="minorHAnsi" w:cstheme="minorBidi"/>
          <w:spacing w:val="0"/>
          <w:kern w:val="0"/>
        </w:rPr>
        <w:commentReference w:id="287"/>
      </w:r>
    </w:p>
    <w:p w14:paraId="4D3EE0F4" w14:textId="653B733D" w:rsidR="00196063" w:rsidRPr="00C207D2" w:rsidRDefault="00196063">
      <w:pPr>
        <w:pPrChange w:id="289" w:author="David Vandenbelt" w:date="2016-12-27T15:19:00Z">
          <w:pPr>
            <w:pStyle w:val="Heading2"/>
          </w:pPr>
        </w:pPrChange>
      </w:pPr>
      <w:r>
        <w:t xml:space="preserve">{iWiki Article: </w:t>
      </w:r>
      <w:r>
        <w:fldChar w:fldCharType="begin"/>
      </w:r>
      <w:r>
        <w:instrText xml:space="preserve"> HYPERLINK "</w:instrText>
      </w:r>
      <w:r w:rsidRPr="00196063">
        <w:instrText>http://iwiki.pentaho.com/display/DOC/Epic+and+Story+Creation</w:instrText>
      </w:r>
      <w:r>
        <w:instrText xml:space="preserve">" </w:instrText>
      </w:r>
      <w:r>
        <w:fldChar w:fldCharType="separate"/>
      </w:r>
      <w:r w:rsidRPr="00AB20EC">
        <w:rPr>
          <w:rStyle w:val="Hyperlink"/>
        </w:rPr>
        <w:t>http://iwiki.pentaho.com/display/DOC/Epic+and+Story+Creation</w:t>
      </w:r>
      <w:r>
        <w:fldChar w:fldCharType="end"/>
      </w:r>
      <w:r>
        <w:t>}</w:t>
      </w:r>
    </w:p>
    <w:p w14:paraId="2EB70D92" w14:textId="6D912787" w:rsidR="00BD2279" w:rsidRDefault="00BD2279" w:rsidP="00BD2279">
      <w:r>
        <w:t xml:space="preserve">Before a sprint begins, the product owner </w:t>
      </w:r>
      <w:del w:id="290" w:author="David Vandenbelt" w:date="2016-12-29T10:16:00Z">
        <w:r w:rsidDel="004A00ED">
          <w:fldChar w:fldCharType="begin"/>
        </w:r>
        <w:r w:rsidDel="004A00ED">
          <w:delInstrText xml:space="preserve"> HYPERLINK \l "_Creating_an_Epic" </w:delInstrText>
        </w:r>
        <w:r w:rsidDel="004A00ED">
          <w:fldChar w:fldCharType="separate"/>
        </w:r>
        <w:r w:rsidRPr="004A00ED" w:rsidDel="004A00ED">
          <w:rPr>
            <w:rPrChange w:id="291" w:author="David Vandenbelt" w:date="2016-12-29T10:16:00Z">
              <w:rPr>
                <w:rStyle w:val="Hyperlink"/>
              </w:rPr>
            </w:rPrChange>
          </w:rPr>
          <w:delText>creates epics</w:delText>
        </w:r>
        <w:r w:rsidDel="004A00ED">
          <w:rPr>
            <w:rStyle w:val="Hyperlink"/>
          </w:rPr>
          <w:fldChar w:fldCharType="end"/>
        </w:r>
      </w:del>
      <w:ins w:id="292" w:author="David Vandenbelt" w:date="2016-12-29T10:16:00Z">
        <w:r w:rsidR="004A00ED" w:rsidRPr="004A00ED">
          <w:rPr>
            <w:rPrChange w:id="293" w:author="David Vandenbelt" w:date="2016-12-29T10:16:00Z">
              <w:rPr>
                <w:rStyle w:val="Hyperlink"/>
              </w:rPr>
            </w:rPrChange>
          </w:rPr>
          <w:t>creates epics</w:t>
        </w:r>
      </w:ins>
      <w:r>
        <w:t xml:space="preserve">. Epics define overall features or functionality. </w:t>
      </w:r>
      <w:del w:id="294" w:author="David Vandenbelt" w:date="2016-12-29T10:16:00Z">
        <w:r w:rsidDel="004A00ED">
          <w:delText>Then</w:delText>
        </w:r>
      </w:del>
      <w:ins w:id="295" w:author="David Vandenbelt" w:date="2016-12-29T10:16:00Z">
        <w:r w:rsidR="004A00ED">
          <w:t>Based on these epics</w:t>
        </w:r>
      </w:ins>
      <w:r>
        <w:t xml:space="preserve">, the product owner and team </w:t>
      </w:r>
      <w:del w:id="296" w:author="David Vandenbelt" w:date="2016-12-29T10:17:00Z">
        <w:r w:rsidDel="004A00ED">
          <w:fldChar w:fldCharType="begin"/>
        </w:r>
        <w:r w:rsidDel="004A00ED">
          <w:delInstrText xml:space="preserve"> HYPERLINK \l "_Creating_a_Story" </w:delInstrText>
        </w:r>
        <w:r w:rsidDel="004A00ED">
          <w:fldChar w:fldCharType="separate"/>
        </w:r>
        <w:r w:rsidRPr="004A00ED" w:rsidDel="004A00ED">
          <w:rPr>
            <w:rPrChange w:id="297" w:author="David Vandenbelt" w:date="2016-12-29T10:17:00Z">
              <w:rPr>
                <w:rStyle w:val="Hyperlink"/>
              </w:rPr>
            </w:rPrChange>
          </w:rPr>
          <w:delText>create stories</w:delText>
        </w:r>
        <w:r w:rsidDel="004A00ED">
          <w:rPr>
            <w:rStyle w:val="Hyperlink"/>
          </w:rPr>
          <w:fldChar w:fldCharType="end"/>
        </w:r>
      </w:del>
      <w:ins w:id="298" w:author="David Vandenbelt" w:date="2016-12-29T10:17:00Z">
        <w:r w:rsidR="004A00ED" w:rsidRPr="004A00ED">
          <w:rPr>
            <w:rPrChange w:id="299" w:author="David Vandenbelt" w:date="2016-12-29T10:17:00Z">
              <w:rPr>
                <w:rStyle w:val="Hyperlink"/>
              </w:rPr>
            </w:rPrChange>
          </w:rPr>
          <w:t>create stories</w:t>
        </w:r>
      </w:ins>
      <w:r>
        <w:t xml:space="preserve"> describing how the team will go about doing the work needed to provide the</w:t>
      </w:r>
      <w:ins w:id="300" w:author="David Vandenbelt" w:date="2016-12-29T10:17:00Z">
        <w:r w:rsidR="004A00ED">
          <w:t>se</w:t>
        </w:r>
      </w:ins>
      <w:r>
        <w:t xml:space="preserve"> feature</w:t>
      </w:r>
      <w:ins w:id="301" w:author="David Vandenbelt" w:date="2016-12-29T10:17:00Z">
        <w:r w:rsidR="004A00ED">
          <w:t>s</w:t>
        </w:r>
      </w:ins>
      <w:r>
        <w:t xml:space="preserve"> or functionality</w:t>
      </w:r>
      <w:del w:id="302" w:author="David Vandenbelt" w:date="2016-12-29T10:17:00Z">
        <w:r w:rsidDel="004A00ED">
          <w:delText xml:space="preserve"> defined in an epic</w:delText>
        </w:r>
      </w:del>
      <w:r>
        <w:t>.</w:t>
      </w:r>
    </w:p>
    <w:p w14:paraId="77497F8E" w14:textId="422488BF" w:rsidR="004A00ED" w:rsidRDefault="004A00ED" w:rsidP="00BD2279">
      <w:pPr>
        <w:rPr>
          <w:ins w:id="303" w:author="David Vandenbelt" w:date="2016-12-29T10:18:00Z"/>
        </w:rPr>
      </w:pPr>
      <w:ins w:id="304" w:author="David Vandenbelt" w:date="2016-12-29T10:19:00Z">
        <w:r>
          <w:t xml:space="preserve">While grooming an epic, the product owner and team </w:t>
        </w:r>
      </w:ins>
      <w:ins w:id="305" w:author="David Vandenbelt" w:date="2016-12-29T10:20:00Z">
        <w:r>
          <w:t xml:space="preserve">may </w:t>
        </w:r>
      </w:ins>
      <w:ins w:id="306" w:author="David Vandenbelt" w:date="2016-12-29T10:19:00Z">
        <w:r>
          <w:t>agree to</w:t>
        </w:r>
      </w:ins>
      <w:ins w:id="307" w:author="David Vandenbelt" w:date="2016-12-29T10:20:00Z">
        <w:r>
          <w:t xml:space="preserve"> further research what is needed to complete that work. This research is defined in a spike. The result of a spike may be stories added to the backlog. As a documentation team member, you might be tasked with </w:t>
        </w:r>
      </w:ins>
      <w:ins w:id="308" w:author="David Vandenbelt" w:date="2016-12-29T10:23:00Z">
        <w:r>
          <w:t>establishing</w:t>
        </w:r>
      </w:ins>
      <w:ins w:id="309" w:author="David Vandenbelt" w:date="2016-12-29T10:20:00Z">
        <w:r>
          <w:t xml:space="preserve"> a spike and </w:t>
        </w:r>
      </w:ins>
      <w:ins w:id="310" w:author="David Vandenbelt" w:date="2016-12-29T10:23:00Z">
        <w:r>
          <w:t>creating its related stories</w:t>
        </w:r>
      </w:ins>
      <w:ins w:id="311" w:author="David Vandenbelt" w:date="2016-12-29T10:19:00Z">
        <w:r>
          <w:t xml:space="preserve"> </w:t>
        </w:r>
      </w:ins>
    </w:p>
    <w:p w14:paraId="3F9068F0" w14:textId="36ED253C" w:rsidR="00BD2279" w:rsidRDefault="004A00ED" w:rsidP="00BD2279">
      <w:ins w:id="312" w:author="David Vandenbelt" w:date="2016-12-29T10:24:00Z">
        <w:r>
          <w:t xml:space="preserve">Spikes and </w:t>
        </w:r>
      </w:ins>
      <w:commentRangeStart w:id="313"/>
      <w:del w:id="314" w:author="David Vandenbelt" w:date="2016-12-29T10:24:00Z">
        <w:r w:rsidR="00BD2279" w:rsidDel="004A00ED">
          <w:delText>S</w:delText>
        </w:r>
      </w:del>
      <w:ins w:id="315" w:author="David Vandenbelt" w:date="2016-12-29T10:24:00Z">
        <w:r>
          <w:t>s</w:t>
        </w:r>
      </w:ins>
      <w:r w:rsidR="00BD2279">
        <w:t>tories</w:t>
      </w:r>
      <w:commentRangeEnd w:id="313"/>
      <w:r w:rsidR="00BD2279">
        <w:rPr>
          <w:rStyle w:val="CommentReference"/>
        </w:rPr>
        <w:commentReference w:id="313"/>
      </w:r>
      <w:r w:rsidR="00BD2279">
        <w:t xml:space="preserve"> are created through either an epic or the </w:t>
      </w:r>
      <w:r w:rsidR="00BD2279" w:rsidRPr="008C5D14">
        <w:rPr>
          <w:b/>
        </w:rPr>
        <w:t>Create issue</w:t>
      </w:r>
      <w:r w:rsidR="00BD2279">
        <w:t xml:space="preserve"> button in the JIRA toolbar. If you want to associate your </w:t>
      </w:r>
      <w:ins w:id="316" w:author="David Vandenbelt" w:date="2016-12-29T10:24:00Z">
        <w:r>
          <w:t xml:space="preserve">spikes and </w:t>
        </w:r>
      </w:ins>
      <w:r w:rsidR="00BD2279">
        <w:t xml:space="preserve">stories with an epic, create them through the epic and not the </w:t>
      </w:r>
      <w:r w:rsidR="00BD2279" w:rsidRPr="008C5D14">
        <w:rPr>
          <w:b/>
        </w:rPr>
        <w:t>Create issue</w:t>
      </w:r>
      <w:r w:rsidR="00BD2279">
        <w:t xml:space="preserve"> button.</w:t>
      </w:r>
    </w:p>
    <w:p w14:paraId="49569874" w14:textId="15C6AFEB" w:rsidR="00BD2279" w:rsidRPr="003C315A" w:rsidDel="004A6E41" w:rsidRDefault="00BD2279" w:rsidP="0026698E">
      <w:pPr>
        <w:rPr>
          <w:del w:id="317" w:author="David Vandenbelt" w:date="2016-12-29T10:26:00Z"/>
          <w:i/>
        </w:rPr>
      </w:pPr>
      <w:del w:id="318" w:author="David Vandenbelt" w:date="2016-12-29T10:26:00Z">
        <w:r w:rsidRPr="00840F0D" w:rsidDel="004A6E41">
          <w:rPr>
            <w:b/>
            <w:i/>
          </w:rPr>
          <w:delText>Note</w:delText>
        </w:r>
        <w:r w:rsidRPr="00840F0D" w:rsidDel="004A6E41">
          <w:rPr>
            <w:i/>
          </w:rPr>
          <w:delText xml:space="preserve">: A </w:delText>
        </w:r>
        <w:r w:rsidDel="004A6E41">
          <w:rPr>
            <w:i/>
          </w:rPr>
          <w:delText>s</w:delText>
        </w:r>
        <w:r w:rsidRPr="00840F0D" w:rsidDel="004A6E41">
          <w:rPr>
            <w:i/>
          </w:rPr>
          <w:delText xml:space="preserve">pike is a </w:delText>
        </w:r>
        <w:r w:rsidDel="004A6E41">
          <w:rPr>
            <w:i/>
          </w:rPr>
          <w:delText>s</w:delText>
        </w:r>
        <w:r w:rsidRPr="00840F0D" w:rsidDel="004A6E41">
          <w:rPr>
            <w:i/>
          </w:rPr>
          <w:delText>tory devoted strictly to research.</w:delText>
        </w:r>
        <w:r w:rsidDel="004A6E41">
          <w:rPr>
            <w:i/>
          </w:rPr>
          <w:delText xml:space="preserve"> If you are creating a spike, change the </w:delText>
        </w:r>
        <w:r w:rsidRPr="00840F0D" w:rsidDel="004A6E41">
          <w:rPr>
            <w:b/>
            <w:i/>
          </w:rPr>
          <w:delText>Issue Type</w:delText>
        </w:r>
        <w:r w:rsidDel="004A6E41">
          <w:rPr>
            <w:i/>
          </w:rPr>
          <w:delText xml:space="preserve"> from </w:delText>
        </w:r>
        <w:r w:rsidRPr="00840F0D" w:rsidDel="004A6E41">
          <w:rPr>
            <w:b/>
            <w:i/>
          </w:rPr>
          <w:delText>Story</w:delText>
        </w:r>
        <w:r w:rsidDel="004A6E41">
          <w:rPr>
            <w:i/>
          </w:rPr>
          <w:delText xml:space="preserve"> to </w:delText>
        </w:r>
        <w:r w:rsidRPr="00840F0D" w:rsidDel="004A6E41">
          <w:rPr>
            <w:b/>
            <w:i/>
          </w:rPr>
          <w:delText>Spike</w:delText>
        </w:r>
        <w:r w:rsidDel="004A6E41">
          <w:rPr>
            <w:i/>
          </w:rPr>
          <w:delText xml:space="preserve"> in the Create Issues dialog </w:delText>
        </w:r>
        <w:commentRangeStart w:id="319"/>
        <w:r w:rsidDel="004A6E41">
          <w:rPr>
            <w:i/>
          </w:rPr>
          <w:delText>box</w:delText>
        </w:r>
        <w:commentRangeEnd w:id="319"/>
        <w:r w:rsidDel="004A6E41">
          <w:rPr>
            <w:rStyle w:val="CommentReference"/>
          </w:rPr>
          <w:commentReference w:id="319"/>
        </w:r>
        <w:r w:rsidDel="004A6E41">
          <w:rPr>
            <w:i/>
          </w:rPr>
          <w:delText>.</w:delText>
        </w:r>
      </w:del>
    </w:p>
    <w:p w14:paraId="28957ACB" w14:textId="326E7657" w:rsidR="0026698E" w:rsidDel="004A00ED" w:rsidRDefault="0026698E" w:rsidP="0026698E">
      <w:pPr>
        <w:rPr>
          <w:del w:id="320" w:author="David Vandenbelt" w:date="2016-12-29T10:15:00Z"/>
        </w:rPr>
      </w:pPr>
      <w:del w:id="321" w:author="David Vandenbelt" w:date="2016-12-29T10:25:00Z">
        <w:r w:rsidDel="004A00ED">
          <w:delText>You will rarely have to create an epic, story, or spike.</w:delText>
        </w:r>
        <w:r w:rsidR="00381BF7" w:rsidDel="004A00ED">
          <w:delText xml:space="preserve"> The following sections are show you how if you do have to create one.</w:delText>
        </w:r>
      </w:del>
      <w:del w:id="322" w:author="David Vandenbelt" w:date="2016-12-29T10:15:00Z">
        <w:r w:rsidDel="004A00ED">
          <w:delText xml:space="preserve">Epics are created through the EPICS panel in the </w:delText>
        </w:r>
        <w:r w:rsidRPr="008C5D14" w:rsidDel="004A00ED">
          <w:rPr>
            <w:b/>
          </w:rPr>
          <w:delText>Plan</w:delText>
        </w:r>
        <w:r w:rsidDel="004A00ED">
          <w:delText xml:space="preserve"> view of a JIRA board. A JIRA board is created through a filt</w:delText>
        </w:r>
        <w:r w:rsidR="00381BF7" w:rsidDel="004A00ED">
          <w:delText>er, which is maintained by the product owner or scrumm</w:delText>
        </w:r>
        <w:r w:rsidDel="004A00ED">
          <w:delText>aster.</w:delText>
        </w:r>
      </w:del>
    </w:p>
    <w:p w14:paraId="099497BD" w14:textId="5B49158D" w:rsidR="0026698E" w:rsidDel="004A00ED" w:rsidRDefault="0026698E" w:rsidP="0026698E">
      <w:pPr>
        <w:rPr>
          <w:del w:id="323" w:author="David Vandenbelt" w:date="2016-12-29T10:15:00Z"/>
        </w:rPr>
      </w:pPr>
      <w:del w:id="324" w:author="David Vandenbelt" w:date="2016-12-29T10:15:00Z">
        <w:r w:rsidDel="004A00ED">
          <w:delText xml:space="preserve">Perform the following steps to create an </w:delText>
        </w:r>
        <w:r w:rsidR="00381BF7" w:rsidDel="004A00ED">
          <w:delText>e</w:delText>
        </w:r>
        <w:r w:rsidDel="004A00ED">
          <w:delText>pic in JIRA:</w:delText>
        </w:r>
      </w:del>
    </w:p>
    <w:p w14:paraId="248DE6E8" w14:textId="5C40A8E1" w:rsidR="0026698E" w:rsidDel="004A00ED" w:rsidRDefault="008C71BC" w:rsidP="0026698E">
      <w:pPr>
        <w:pStyle w:val="ListParagraph"/>
        <w:numPr>
          <w:ilvl w:val="0"/>
          <w:numId w:val="9"/>
        </w:numPr>
        <w:rPr>
          <w:del w:id="325" w:author="David Vandenbelt" w:date="2016-12-29T10:15:00Z"/>
        </w:rPr>
      </w:pPr>
      <w:del w:id="326" w:author="David Vandenbelt" w:date="2016-12-29T10:15:00Z">
        <w:r w:rsidDel="004A00ED">
          <w:delText xml:space="preserve">In the </w:delText>
        </w:r>
        <w:r w:rsidRPr="003C315A" w:rsidDel="004A00ED">
          <w:rPr>
            <w:b/>
          </w:rPr>
          <w:delText>Plan</w:delText>
        </w:r>
        <w:r w:rsidDel="004A00ED">
          <w:delText xml:space="preserve"> view, m</w:delText>
        </w:r>
        <w:r w:rsidR="0026698E" w:rsidDel="004A00ED">
          <w:delText xml:space="preserve">ove your cursor into the EPICS panel. A </w:delText>
        </w:r>
        <w:r w:rsidR="0026698E" w:rsidRPr="008C5D14" w:rsidDel="004A00ED">
          <w:rPr>
            <w:b/>
          </w:rPr>
          <w:delText>Create epic</w:delText>
        </w:r>
        <w:r w:rsidR="0026698E" w:rsidDel="004A00ED">
          <w:delText xml:space="preserve"> link will appear near the </w:delText>
        </w:r>
        <w:r w:rsidDel="004A00ED">
          <w:delText>upper right corner of the panel as shown in the following figure:</w:delText>
        </w:r>
      </w:del>
    </w:p>
    <w:p w14:paraId="1AF5A0B1" w14:textId="6B08AA46" w:rsidR="008C71BC" w:rsidDel="004A00ED" w:rsidRDefault="008C71BC" w:rsidP="003C315A">
      <w:pPr>
        <w:ind w:left="720"/>
        <w:rPr>
          <w:del w:id="327" w:author="David Vandenbelt" w:date="2016-12-29T10:15:00Z"/>
        </w:rPr>
      </w:pPr>
      <w:del w:id="328" w:author="David Vandenbelt" w:date="2016-12-29T10:15:00Z">
        <w:r w:rsidDel="004A00ED">
          <w:rPr>
            <w:noProof/>
          </w:rPr>
          <w:drawing>
            <wp:inline distT="0" distB="0" distL="0" distR="0" wp14:anchorId="771F99C3" wp14:editId="7F0F3261">
              <wp:extent cx="5424985" cy="2959978"/>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6377" cy="2966194"/>
                      </a:xfrm>
                      <a:prstGeom prst="rect">
                        <a:avLst/>
                      </a:prstGeom>
                    </pic:spPr>
                  </pic:pic>
                </a:graphicData>
              </a:graphic>
            </wp:inline>
          </w:drawing>
        </w:r>
      </w:del>
    </w:p>
    <w:p w14:paraId="72E0236D" w14:textId="20CF08FF" w:rsidR="0026698E" w:rsidDel="004A00ED" w:rsidRDefault="0026698E" w:rsidP="0026698E">
      <w:pPr>
        <w:pStyle w:val="ListParagraph"/>
        <w:numPr>
          <w:ilvl w:val="0"/>
          <w:numId w:val="9"/>
        </w:numPr>
        <w:rPr>
          <w:del w:id="329" w:author="David Vandenbelt" w:date="2016-12-29T10:15:00Z"/>
        </w:rPr>
      </w:pPr>
      <w:del w:id="330" w:author="David Vandenbelt" w:date="2016-12-29T10:15:00Z">
        <w:r w:rsidDel="004A00ED">
          <w:delText xml:space="preserve">Click </w:delText>
        </w:r>
        <w:r w:rsidRPr="008C5D14" w:rsidDel="004A00ED">
          <w:rPr>
            <w:b/>
          </w:rPr>
          <w:delText>Create epic</w:delText>
        </w:r>
        <w:r w:rsidDel="004A00ED">
          <w:delText xml:space="preserve">. The </w:delText>
        </w:r>
        <w:r w:rsidRPr="008C5D14" w:rsidDel="004A00ED">
          <w:rPr>
            <w:b/>
          </w:rPr>
          <w:delText>Create Epic</w:delText>
        </w:r>
        <w:r w:rsidDel="004A00ED">
          <w:delText xml:space="preserve"> dialog box appears.</w:delText>
        </w:r>
      </w:del>
    </w:p>
    <w:p w14:paraId="1BBC01F0" w14:textId="1F962AA4" w:rsidR="0026698E" w:rsidDel="004A00ED" w:rsidRDefault="0026698E" w:rsidP="0026698E">
      <w:pPr>
        <w:pStyle w:val="ListParagraph"/>
        <w:numPr>
          <w:ilvl w:val="0"/>
          <w:numId w:val="9"/>
        </w:numPr>
        <w:rPr>
          <w:del w:id="331" w:author="David Vandenbelt" w:date="2016-12-29T10:15:00Z"/>
        </w:rPr>
      </w:pPr>
      <w:del w:id="332" w:author="David Vandenbelt" w:date="2016-12-29T10:15:00Z">
        <w:r w:rsidDel="004A00ED">
          <w:delText>Fill in the following fields:</w:delText>
        </w:r>
      </w:del>
    </w:p>
    <w:tbl>
      <w:tblPr>
        <w:tblStyle w:val="TableGrid"/>
        <w:tblW w:w="8388" w:type="dxa"/>
        <w:tblInd w:w="607" w:type="dxa"/>
        <w:tblLook w:val="04A0" w:firstRow="1" w:lastRow="0" w:firstColumn="1" w:lastColumn="0" w:noHBand="0" w:noVBand="1"/>
      </w:tblPr>
      <w:tblGrid>
        <w:gridCol w:w="1278"/>
        <w:gridCol w:w="7110"/>
      </w:tblGrid>
      <w:tr w:rsidR="0026698E" w:rsidDel="004A00ED" w14:paraId="722409FB" w14:textId="1787B6E5" w:rsidTr="00F70D2D">
        <w:trPr>
          <w:tblHeader/>
          <w:del w:id="333" w:author="David Vandenbelt" w:date="2016-12-29T10:15:00Z"/>
        </w:trPr>
        <w:tc>
          <w:tcPr>
            <w:tcW w:w="1278" w:type="dxa"/>
            <w:shd w:val="clear" w:color="auto" w:fill="F2F2F2" w:themeFill="background1" w:themeFillShade="F2"/>
          </w:tcPr>
          <w:p w14:paraId="16A3190D" w14:textId="00462D2D" w:rsidR="0026698E" w:rsidDel="004A00ED" w:rsidRDefault="0026698E" w:rsidP="00F70D2D">
            <w:pPr>
              <w:rPr>
                <w:del w:id="334" w:author="David Vandenbelt" w:date="2016-12-29T10:15:00Z"/>
              </w:rPr>
            </w:pPr>
            <w:del w:id="335" w:author="David Vandenbelt" w:date="2016-12-29T10:15:00Z">
              <w:r w:rsidDel="004A00ED">
                <w:delText>Field</w:delText>
              </w:r>
            </w:del>
          </w:p>
        </w:tc>
        <w:tc>
          <w:tcPr>
            <w:tcW w:w="7110" w:type="dxa"/>
            <w:shd w:val="clear" w:color="auto" w:fill="F2F2F2" w:themeFill="background1" w:themeFillShade="F2"/>
          </w:tcPr>
          <w:p w14:paraId="0A04B86E" w14:textId="6C691CEE" w:rsidR="0026698E" w:rsidDel="004A00ED" w:rsidRDefault="0026698E" w:rsidP="00F70D2D">
            <w:pPr>
              <w:rPr>
                <w:del w:id="336" w:author="David Vandenbelt" w:date="2016-12-29T10:15:00Z"/>
              </w:rPr>
            </w:pPr>
            <w:del w:id="337" w:author="David Vandenbelt" w:date="2016-12-29T10:15:00Z">
              <w:r w:rsidDel="004A00ED">
                <w:delText>Description</w:delText>
              </w:r>
            </w:del>
          </w:p>
        </w:tc>
      </w:tr>
      <w:tr w:rsidR="0026698E" w:rsidDel="004A00ED" w14:paraId="082387C3" w14:textId="0D659939" w:rsidTr="00F70D2D">
        <w:trPr>
          <w:del w:id="338" w:author="David Vandenbelt" w:date="2016-12-29T10:15:00Z"/>
        </w:trPr>
        <w:tc>
          <w:tcPr>
            <w:tcW w:w="1278" w:type="dxa"/>
          </w:tcPr>
          <w:p w14:paraId="6B9FE0F6" w14:textId="6F311894" w:rsidR="0026698E" w:rsidDel="004A00ED" w:rsidRDefault="0026698E" w:rsidP="00F70D2D">
            <w:pPr>
              <w:rPr>
                <w:del w:id="339" w:author="David Vandenbelt" w:date="2016-12-29T10:15:00Z"/>
              </w:rPr>
            </w:pPr>
            <w:del w:id="340" w:author="David Vandenbelt" w:date="2016-12-29T10:15:00Z">
              <w:r w:rsidDel="004A00ED">
                <w:delText>Epic Name</w:delText>
              </w:r>
            </w:del>
          </w:p>
        </w:tc>
        <w:tc>
          <w:tcPr>
            <w:tcW w:w="7110" w:type="dxa"/>
          </w:tcPr>
          <w:p w14:paraId="6F862417" w14:textId="20F5B676" w:rsidR="0026698E" w:rsidDel="004A00ED" w:rsidRDefault="0026698E" w:rsidP="00F70D2D">
            <w:pPr>
              <w:rPr>
                <w:del w:id="341" w:author="David Vandenbelt" w:date="2016-12-29T10:15:00Z"/>
              </w:rPr>
            </w:pPr>
            <w:del w:id="342" w:author="David Vandenbelt" w:date="2016-12-29T10:15:00Z">
              <w:r w:rsidDel="004A00ED">
                <w:delText xml:space="preserve">The text of how the epic appears in the EPCIS panel and in the </w:delText>
              </w:r>
              <w:r w:rsidRPr="003C315A" w:rsidDel="004A00ED">
                <w:delText xml:space="preserve">Epic </w:delText>
              </w:r>
              <w:commentRangeStart w:id="343"/>
              <w:commentRangeStart w:id="344"/>
              <w:r w:rsidRPr="003C315A" w:rsidDel="004A00ED">
                <w:delText>Link</w:delText>
              </w:r>
              <w:commentRangeEnd w:id="343"/>
              <w:r w:rsidRPr="00831E74" w:rsidDel="004A00ED">
                <w:rPr>
                  <w:rStyle w:val="CommentReference"/>
                </w:rPr>
                <w:commentReference w:id="343"/>
              </w:r>
              <w:commentRangeEnd w:id="344"/>
              <w:r w:rsidR="00831E74" w:rsidRPr="00831E74" w:rsidDel="004A00ED">
                <w:rPr>
                  <w:rStyle w:val="CommentReference"/>
                </w:rPr>
                <w:commentReference w:id="344"/>
              </w:r>
              <w:r w:rsidRPr="00831E74" w:rsidDel="004A00ED">
                <w:delText xml:space="preserve"> </w:delText>
              </w:r>
              <w:r w:rsidR="00831E74" w:rsidDel="004A00ED">
                <w:delText xml:space="preserve">field </w:delText>
              </w:r>
              <w:r w:rsidDel="004A00ED">
                <w:delText>of a story.</w:delText>
              </w:r>
            </w:del>
          </w:p>
        </w:tc>
      </w:tr>
      <w:tr w:rsidR="0026698E" w:rsidDel="004A00ED" w14:paraId="7EE70186" w14:textId="2977145E" w:rsidTr="00F70D2D">
        <w:trPr>
          <w:del w:id="345" w:author="David Vandenbelt" w:date="2016-12-29T10:15:00Z"/>
        </w:trPr>
        <w:tc>
          <w:tcPr>
            <w:tcW w:w="1278" w:type="dxa"/>
          </w:tcPr>
          <w:p w14:paraId="561BEBA0" w14:textId="47409DAB" w:rsidR="0026698E" w:rsidDel="004A00ED" w:rsidRDefault="0026698E" w:rsidP="00F70D2D">
            <w:pPr>
              <w:rPr>
                <w:del w:id="346" w:author="David Vandenbelt" w:date="2016-12-29T10:15:00Z"/>
              </w:rPr>
            </w:pPr>
            <w:del w:id="347" w:author="David Vandenbelt" w:date="2016-12-29T10:15:00Z">
              <w:r w:rsidDel="004A00ED">
                <w:delText>Summary</w:delText>
              </w:r>
            </w:del>
          </w:p>
        </w:tc>
        <w:tc>
          <w:tcPr>
            <w:tcW w:w="7110" w:type="dxa"/>
          </w:tcPr>
          <w:p w14:paraId="082B4447" w14:textId="6CFC6337" w:rsidR="0026698E" w:rsidDel="004A00ED" w:rsidRDefault="0026698E">
            <w:pPr>
              <w:rPr>
                <w:del w:id="348" w:author="David Vandenbelt" w:date="2016-12-29T10:15:00Z"/>
              </w:rPr>
            </w:pPr>
            <w:del w:id="349" w:author="David Vandenbelt" w:date="2016-12-29T10:15:00Z">
              <w:r w:rsidRPr="00A71032" w:rsidDel="004A00ED">
                <w:delText xml:space="preserve">This </w:delText>
              </w:r>
              <w:r w:rsidR="00831E74" w:rsidDel="004A00ED">
                <w:delText>title</w:delText>
              </w:r>
              <w:r w:rsidDel="004A00ED">
                <w:delText xml:space="preserve"> </w:delText>
              </w:r>
              <w:r w:rsidR="00831E74" w:rsidDel="004A00ED">
                <w:delText xml:space="preserve">of the epic </w:delText>
              </w:r>
              <w:r w:rsidDel="004A00ED">
                <w:delText xml:space="preserve">at the top of the </w:delText>
              </w:r>
              <w:commentRangeStart w:id="350"/>
              <w:r w:rsidRPr="00A71032" w:rsidDel="004A00ED">
                <w:delText>case</w:delText>
              </w:r>
              <w:commentRangeEnd w:id="350"/>
              <w:r w:rsidDel="004A00ED">
                <w:rPr>
                  <w:rStyle w:val="CommentReference"/>
                </w:rPr>
                <w:commentReference w:id="350"/>
              </w:r>
              <w:r w:rsidRPr="00A71032" w:rsidDel="004A00ED">
                <w:delText>.</w:delText>
              </w:r>
            </w:del>
          </w:p>
        </w:tc>
      </w:tr>
      <w:tr w:rsidR="0026698E" w:rsidDel="004A00ED" w14:paraId="2A9CA1AA" w14:textId="5C1FC82F" w:rsidTr="00F70D2D">
        <w:trPr>
          <w:del w:id="351" w:author="David Vandenbelt" w:date="2016-12-29T10:15:00Z"/>
        </w:trPr>
        <w:tc>
          <w:tcPr>
            <w:tcW w:w="1278" w:type="dxa"/>
          </w:tcPr>
          <w:p w14:paraId="7F32788C" w14:textId="534BB589" w:rsidR="0026698E" w:rsidDel="004A00ED" w:rsidRDefault="0026698E" w:rsidP="00F70D2D">
            <w:pPr>
              <w:rPr>
                <w:del w:id="352" w:author="David Vandenbelt" w:date="2016-12-29T10:15:00Z"/>
              </w:rPr>
            </w:pPr>
            <w:del w:id="353" w:author="David Vandenbelt" w:date="2016-12-29T10:15:00Z">
              <w:r w:rsidDel="004A00ED">
                <w:delText>Assignee</w:delText>
              </w:r>
            </w:del>
          </w:p>
        </w:tc>
        <w:tc>
          <w:tcPr>
            <w:tcW w:w="7110" w:type="dxa"/>
          </w:tcPr>
          <w:p w14:paraId="4E479143" w14:textId="44ED3BE6" w:rsidR="0026698E" w:rsidDel="004A00ED" w:rsidRDefault="00831E74" w:rsidP="00F70D2D">
            <w:pPr>
              <w:rPr>
                <w:del w:id="354" w:author="David Vandenbelt" w:date="2016-12-29T10:15:00Z"/>
              </w:rPr>
            </w:pPr>
            <w:del w:id="355" w:author="David Vandenbelt" w:date="2016-12-29T10:15:00Z">
              <w:r w:rsidDel="004A00ED">
                <w:delText>The person in charge of the e</w:delText>
              </w:r>
              <w:r w:rsidR="0026698E" w:rsidDel="004A00ED">
                <w:delText xml:space="preserve">pic. </w:delText>
              </w:r>
              <w:r w:rsidR="0026698E" w:rsidRPr="00A71032" w:rsidDel="004A00ED">
                <w:delText xml:space="preserve">Anyone interested in the progress of this </w:delText>
              </w:r>
              <w:r w:rsidDel="004A00ED">
                <w:delText>e</w:delText>
              </w:r>
              <w:r w:rsidR="0026698E" w:rsidDel="004A00ED">
                <w:delText>pic</w:delText>
              </w:r>
              <w:r w:rsidR="0026698E" w:rsidRPr="00A71032" w:rsidDel="004A00ED">
                <w:delText xml:space="preserve"> will know to contact </w:delText>
              </w:r>
              <w:r w:rsidR="0026698E" w:rsidDel="004A00ED">
                <w:delText>the assignee for any additional information.</w:delText>
              </w:r>
            </w:del>
          </w:p>
        </w:tc>
      </w:tr>
    </w:tbl>
    <w:p w14:paraId="55F2C6EE" w14:textId="6825F22C" w:rsidR="0026698E" w:rsidDel="004A00ED" w:rsidRDefault="0026698E" w:rsidP="0026698E">
      <w:pPr>
        <w:pStyle w:val="ListParagraph"/>
        <w:numPr>
          <w:ilvl w:val="0"/>
          <w:numId w:val="9"/>
        </w:numPr>
        <w:rPr>
          <w:del w:id="356" w:author="David Vandenbelt" w:date="2016-12-29T10:15:00Z"/>
        </w:rPr>
      </w:pPr>
      <w:del w:id="357" w:author="David Vandenbelt" w:date="2016-12-29T10:15:00Z">
        <w:r w:rsidRPr="00D24F4F" w:rsidDel="004A00ED">
          <w:delText xml:space="preserve">If you are creating more than one </w:delText>
        </w:r>
        <w:r w:rsidDel="004A00ED">
          <w:delText>epic</w:delText>
        </w:r>
        <w:r w:rsidRPr="00D24F4F" w:rsidDel="004A00ED">
          <w:delText xml:space="preserve">, click </w:delText>
        </w:r>
        <w:r w:rsidRPr="008C5D14" w:rsidDel="004A00ED">
          <w:rPr>
            <w:b/>
          </w:rPr>
          <w:delText>Create another</w:delText>
        </w:r>
        <w:r w:rsidDel="004A00ED">
          <w:delText>.</w:delText>
        </w:r>
      </w:del>
    </w:p>
    <w:p w14:paraId="5DC67FEF" w14:textId="2A1A2067" w:rsidR="0026698E" w:rsidDel="004A00ED" w:rsidRDefault="0026698E" w:rsidP="0026698E">
      <w:pPr>
        <w:pStyle w:val="ListParagraph"/>
        <w:numPr>
          <w:ilvl w:val="0"/>
          <w:numId w:val="9"/>
        </w:numPr>
        <w:rPr>
          <w:del w:id="358" w:author="David Vandenbelt" w:date="2016-12-29T10:15:00Z"/>
        </w:rPr>
      </w:pPr>
      <w:del w:id="359" w:author="David Vandenbelt" w:date="2016-12-29T10:15:00Z">
        <w:r w:rsidRPr="00D24F4F" w:rsidDel="004A00ED">
          <w:delText xml:space="preserve">Click </w:delText>
        </w:r>
        <w:r w:rsidRPr="008C5D14" w:rsidDel="004A00ED">
          <w:rPr>
            <w:b/>
          </w:rPr>
          <w:delText>Create</w:delText>
        </w:r>
        <w:r w:rsidRPr="00D24F4F" w:rsidDel="004A00ED">
          <w:delText xml:space="preserve">. The </w:delText>
        </w:r>
        <w:r w:rsidDel="004A00ED">
          <w:delText>epic</w:delText>
        </w:r>
        <w:r w:rsidRPr="00D24F4F" w:rsidDel="004A00ED">
          <w:delText xml:space="preserve"> appear</w:delText>
        </w:r>
        <w:r w:rsidDel="004A00ED">
          <w:delText>s</w:delText>
        </w:r>
        <w:r w:rsidRPr="00D24F4F" w:rsidDel="004A00ED">
          <w:delText xml:space="preserve"> in a</w:delText>
        </w:r>
        <w:r w:rsidDel="004A00ED">
          <w:delText>n</w:delText>
        </w:r>
        <w:r w:rsidRPr="00D24F4F" w:rsidDel="004A00ED">
          <w:delText xml:space="preserve"> </w:delText>
        </w:r>
        <w:r w:rsidDel="004A00ED">
          <w:delText xml:space="preserve">EPICS panel of the </w:delText>
        </w:r>
        <w:r w:rsidRPr="008C5D14" w:rsidDel="004A00ED">
          <w:rPr>
            <w:b/>
          </w:rPr>
          <w:delText>Plan</w:delText>
        </w:r>
        <w:r w:rsidDel="004A00ED">
          <w:delText xml:space="preserve"> view in JIRA</w:delText>
        </w:r>
        <w:r w:rsidRPr="00D24F4F" w:rsidDel="004A00ED">
          <w:delText>.</w:delText>
        </w:r>
      </w:del>
    </w:p>
    <w:p w14:paraId="2326EE1C" w14:textId="2D115F40" w:rsidR="0026698E" w:rsidDel="004A00ED" w:rsidRDefault="0026698E" w:rsidP="0026698E">
      <w:pPr>
        <w:rPr>
          <w:del w:id="360" w:author="David Vandenbelt" w:date="2016-12-29T10:25:00Z"/>
        </w:rPr>
      </w:pPr>
      <w:del w:id="361" w:author="David Vandenbelt" w:date="2016-12-29T10:25:00Z">
        <w:r w:rsidDel="004A00ED">
          <w:delText>With an epic in place, the product owner and the team are ready to break it down into stories that define how this work is going to be completed.</w:delText>
        </w:r>
      </w:del>
    </w:p>
    <w:p w14:paraId="27896C6F" w14:textId="7BD56A49" w:rsidR="0026698E" w:rsidDel="004A00ED" w:rsidRDefault="0026698E">
      <w:pPr>
        <w:rPr>
          <w:del w:id="362" w:author="David Vandenbelt" w:date="2016-12-29T10:25:00Z"/>
        </w:rPr>
        <w:pPrChange w:id="363" w:author="David Vandenbelt" w:date="2016-12-29T10:25:00Z">
          <w:pPr>
            <w:pStyle w:val="Heading2"/>
          </w:pPr>
        </w:pPrChange>
      </w:pPr>
      <w:del w:id="364" w:author="David Vandenbelt" w:date="2016-12-29T10:25:00Z">
        <w:r w:rsidDel="004A00ED">
          <w:delText>Creating a Story</w:delText>
        </w:r>
      </w:del>
    </w:p>
    <w:p w14:paraId="5E11A402" w14:textId="50F7E596" w:rsidR="0026698E" w:rsidRDefault="0026698E" w:rsidP="0026698E">
      <w:r>
        <w:t xml:space="preserve">Perform the following steps to create a </w:t>
      </w:r>
      <w:ins w:id="365" w:author="David Vandenbelt" w:date="2016-12-29T10:25:00Z">
        <w:r w:rsidR="004A00ED">
          <w:t xml:space="preserve">spike or </w:t>
        </w:r>
      </w:ins>
      <w:r>
        <w:t>story in JIRA:</w:t>
      </w:r>
    </w:p>
    <w:p w14:paraId="65CDB7B7" w14:textId="526C1E22" w:rsidR="0026698E" w:rsidRDefault="0026698E" w:rsidP="0026698E">
      <w:pPr>
        <w:pStyle w:val="ListParagraph"/>
        <w:numPr>
          <w:ilvl w:val="0"/>
          <w:numId w:val="10"/>
        </w:numPr>
      </w:pPr>
      <w:r>
        <w:t xml:space="preserve">If you are creating a </w:t>
      </w:r>
      <w:ins w:id="366" w:author="David Vandenbelt" w:date="2016-12-29T10:26:00Z">
        <w:r w:rsidR="004A6E41">
          <w:t xml:space="preserve">spike or </w:t>
        </w:r>
      </w:ins>
      <w:r>
        <w:t xml:space="preserve">story through an epic, move your cursor over your epic listed in the EPICS panel. A </w:t>
      </w:r>
      <w:r w:rsidRPr="008C5D14">
        <w:rPr>
          <w:b/>
        </w:rPr>
        <w:t>Hide/show epic information</w:t>
      </w:r>
      <w:r>
        <w:t xml:space="preserve"> </w:t>
      </w:r>
      <w:commentRangeStart w:id="367"/>
      <w:r>
        <w:t>arrow</w:t>
      </w:r>
      <w:commentRangeEnd w:id="367"/>
      <w:r>
        <w:rPr>
          <w:rStyle w:val="CommentReference"/>
        </w:rPr>
        <w:commentReference w:id="367"/>
      </w:r>
      <w:r>
        <w:t xml:space="preserve"> will appear.</w:t>
      </w:r>
    </w:p>
    <w:p w14:paraId="200DE344" w14:textId="42AE463F" w:rsidR="0026698E" w:rsidRDefault="0026698E" w:rsidP="0026698E">
      <w:pPr>
        <w:pStyle w:val="ListParagraph"/>
        <w:numPr>
          <w:ilvl w:val="0"/>
          <w:numId w:val="10"/>
        </w:numPr>
      </w:pPr>
      <w:r>
        <w:t xml:space="preserve">Use the arrow to show more information about the </w:t>
      </w:r>
      <w:commentRangeStart w:id="368"/>
      <w:r>
        <w:t>epic</w:t>
      </w:r>
      <w:commentRangeEnd w:id="368"/>
      <w:r>
        <w:rPr>
          <w:rStyle w:val="CommentReference"/>
        </w:rPr>
        <w:commentReference w:id="368"/>
      </w:r>
      <w:r w:rsidR="000E715C">
        <w:t xml:space="preserve"> as shown in the following example:</w:t>
      </w:r>
    </w:p>
    <w:p w14:paraId="054EF313" w14:textId="48104343" w:rsidR="000E715C" w:rsidRDefault="000E715C" w:rsidP="003C315A">
      <w:pPr>
        <w:ind w:left="720"/>
      </w:pPr>
      <w:r>
        <w:rPr>
          <w:noProof/>
        </w:rPr>
        <w:drawing>
          <wp:inline distT="0" distB="0" distL="0" distR="0" wp14:anchorId="32F12E71" wp14:editId="28644D24">
            <wp:extent cx="5290418" cy="2988860"/>
            <wp:effectExtent l="0" t="0" r="571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5742" cy="2991868"/>
                    </a:xfrm>
                    <a:prstGeom prst="rect">
                      <a:avLst/>
                    </a:prstGeom>
                  </pic:spPr>
                </pic:pic>
              </a:graphicData>
            </a:graphic>
          </wp:inline>
        </w:drawing>
      </w:r>
    </w:p>
    <w:p w14:paraId="4FD45DE0" w14:textId="77777777" w:rsidR="0026698E" w:rsidRDefault="0026698E" w:rsidP="0026698E">
      <w:pPr>
        <w:pStyle w:val="ListParagraph"/>
        <w:numPr>
          <w:ilvl w:val="0"/>
          <w:numId w:val="10"/>
        </w:numPr>
      </w:pPr>
      <w:r>
        <w:t xml:space="preserve">Click </w:t>
      </w:r>
      <w:r w:rsidRPr="008C5D14">
        <w:rPr>
          <w:b/>
        </w:rPr>
        <w:t>Create issue in epic</w:t>
      </w:r>
      <w:r>
        <w:t xml:space="preserve">. After clicking the link, the </w:t>
      </w:r>
      <w:r w:rsidRPr="008C5D14">
        <w:rPr>
          <w:b/>
        </w:rPr>
        <w:t>Create Issue</w:t>
      </w:r>
      <w:r>
        <w:t xml:space="preserve"> dialog box appears.</w:t>
      </w:r>
    </w:p>
    <w:p w14:paraId="212240BB" w14:textId="77777777" w:rsidR="0026698E" w:rsidRDefault="0026698E" w:rsidP="0026698E">
      <w:pPr>
        <w:pStyle w:val="ListParagraph"/>
        <w:numPr>
          <w:ilvl w:val="0"/>
          <w:numId w:val="10"/>
        </w:numPr>
      </w:pPr>
      <w:commentRangeStart w:id="369"/>
      <w:r>
        <w:t>Fill in the following fields:</w:t>
      </w:r>
      <w:commentRangeEnd w:id="369"/>
      <w:r>
        <w:rPr>
          <w:rStyle w:val="CommentReference"/>
        </w:rPr>
        <w:commentReference w:id="369"/>
      </w:r>
    </w:p>
    <w:tbl>
      <w:tblPr>
        <w:tblStyle w:val="TableGrid"/>
        <w:tblW w:w="8388" w:type="dxa"/>
        <w:tblInd w:w="607" w:type="dxa"/>
        <w:tblLook w:val="04A0" w:firstRow="1" w:lastRow="0" w:firstColumn="1" w:lastColumn="0" w:noHBand="0" w:noVBand="1"/>
      </w:tblPr>
      <w:tblGrid>
        <w:gridCol w:w="1498"/>
        <w:gridCol w:w="6890"/>
      </w:tblGrid>
      <w:tr w:rsidR="0026698E" w14:paraId="78C08A89" w14:textId="77777777" w:rsidTr="00F70D2D">
        <w:trPr>
          <w:tblHeader/>
        </w:trPr>
        <w:tc>
          <w:tcPr>
            <w:tcW w:w="1368" w:type="dxa"/>
            <w:shd w:val="clear" w:color="auto" w:fill="F2F2F2" w:themeFill="background1" w:themeFillShade="F2"/>
          </w:tcPr>
          <w:p w14:paraId="3A19FE0E" w14:textId="77777777" w:rsidR="0026698E" w:rsidRDefault="0026698E" w:rsidP="00F70D2D">
            <w:r>
              <w:t>Field</w:t>
            </w:r>
          </w:p>
        </w:tc>
        <w:tc>
          <w:tcPr>
            <w:tcW w:w="7020" w:type="dxa"/>
            <w:shd w:val="clear" w:color="auto" w:fill="F2F2F2" w:themeFill="background1" w:themeFillShade="F2"/>
          </w:tcPr>
          <w:p w14:paraId="12343ACD" w14:textId="77777777" w:rsidR="0026698E" w:rsidRDefault="0026698E" w:rsidP="00F70D2D">
            <w:r>
              <w:t>Description</w:t>
            </w:r>
          </w:p>
        </w:tc>
      </w:tr>
      <w:tr w:rsidR="0026698E" w14:paraId="71B8EB26" w14:textId="77777777" w:rsidTr="00F70D2D">
        <w:tc>
          <w:tcPr>
            <w:tcW w:w="1368" w:type="dxa"/>
          </w:tcPr>
          <w:p w14:paraId="0D8F8F3A" w14:textId="58A524B3" w:rsidR="0026698E" w:rsidRDefault="004A6E41" w:rsidP="00F70D2D">
            <w:ins w:id="370" w:author="David Vandenbelt" w:date="2016-12-29T10:28:00Z">
              <w:r>
                <w:t>Issue Type</w:t>
              </w:r>
            </w:ins>
            <w:del w:id="371" w:author="David Vandenbelt" w:date="2016-12-29T10:27:00Z">
              <w:r w:rsidR="0026698E" w:rsidDel="004A6E41">
                <w:delText>Summary</w:delText>
              </w:r>
            </w:del>
          </w:p>
        </w:tc>
        <w:tc>
          <w:tcPr>
            <w:tcW w:w="7020" w:type="dxa"/>
          </w:tcPr>
          <w:p w14:paraId="57765572" w14:textId="3581AD83" w:rsidR="0026698E" w:rsidRDefault="004A6E41">
            <w:ins w:id="372" w:author="David Vandenbelt" w:date="2016-12-29T10:28:00Z">
              <w:r>
                <w:t xml:space="preserve">Whether the case you are creating as a </w:t>
              </w:r>
              <w:r w:rsidRPr="004A6E41">
                <w:rPr>
                  <w:b/>
                  <w:rPrChange w:id="373" w:author="David Vandenbelt" w:date="2016-12-29T10:29:00Z">
                    <w:rPr/>
                  </w:rPrChange>
                </w:rPr>
                <w:t>Spike</w:t>
              </w:r>
              <w:r>
                <w:t xml:space="preserve"> or a </w:t>
              </w:r>
              <w:r w:rsidRPr="004A6E41">
                <w:rPr>
                  <w:b/>
                  <w:rPrChange w:id="374" w:author="David Vandenbelt" w:date="2016-12-29T10:29:00Z">
                    <w:rPr/>
                  </w:rPrChange>
                </w:rPr>
                <w:t>Story</w:t>
              </w:r>
              <w:r>
                <w:t>.</w:t>
              </w:r>
            </w:ins>
            <w:del w:id="375" w:author="David Vandenbelt" w:date="2016-12-29T10:27:00Z">
              <w:r w:rsidR="000E715C" w:rsidDel="004A6E41">
                <w:delText>T</w:delText>
              </w:r>
              <w:r w:rsidR="0026698E" w:rsidDel="004A6E41">
                <w:delText xml:space="preserve">he title of the </w:delText>
              </w:r>
              <w:r w:rsidR="000E715C" w:rsidDel="004A6E41">
                <w:delText>s</w:delText>
              </w:r>
              <w:commentRangeStart w:id="376"/>
              <w:r w:rsidR="0026698E" w:rsidDel="004A6E41">
                <w:delText>tory</w:delText>
              </w:r>
              <w:commentRangeEnd w:id="376"/>
              <w:r w:rsidR="0026698E" w:rsidDel="004A6E41">
                <w:rPr>
                  <w:rStyle w:val="CommentReference"/>
                </w:rPr>
                <w:commentReference w:id="376"/>
              </w:r>
              <w:r w:rsidR="000E715C" w:rsidDel="004A6E41">
                <w:delText xml:space="preserve"> as it appears at the top of the case</w:delText>
              </w:r>
              <w:r w:rsidR="0026698E" w:rsidDel="004A6E41">
                <w:delText>.</w:delText>
              </w:r>
              <w:r w:rsidR="000E715C" w:rsidDel="004A6E41">
                <w:delText xml:space="preserve"> Also, how it appears in the </w:delText>
              </w:r>
              <w:r w:rsidR="000E715C" w:rsidRPr="003C315A" w:rsidDel="004A6E41">
                <w:rPr>
                  <w:b/>
                </w:rPr>
                <w:delText>Plan</w:delText>
              </w:r>
              <w:r w:rsidR="000E715C" w:rsidDel="004A6E41">
                <w:delText xml:space="preserve"> and </w:delText>
              </w:r>
              <w:r w:rsidR="000E715C" w:rsidRPr="003C315A" w:rsidDel="004A6E41">
                <w:rPr>
                  <w:b/>
                </w:rPr>
                <w:delText>Work</w:delText>
              </w:r>
              <w:r w:rsidR="000E715C" w:rsidDel="004A6E41">
                <w:delText xml:space="preserve"> views.</w:delText>
              </w:r>
            </w:del>
          </w:p>
        </w:tc>
      </w:tr>
      <w:tr w:rsidR="004A6E41" w14:paraId="782ABF0B" w14:textId="77777777" w:rsidTr="00F70D2D">
        <w:trPr>
          <w:ins w:id="377" w:author="David Vandenbelt" w:date="2016-12-29T10:27:00Z"/>
        </w:trPr>
        <w:tc>
          <w:tcPr>
            <w:tcW w:w="1368" w:type="dxa"/>
          </w:tcPr>
          <w:p w14:paraId="16843F0F" w14:textId="360BDB1C" w:rsidR="004A6E41" w:rsidRDefault="004A6E41" w:rsidP="004A6E41">
            <w:pPr>
              <w:rPr>
                <w:ins w:id="378" w:author="David Vandenbelt" w:date="2016-12-29T10:27:00Z"/>
              </w:rPr>
            </w:pPr>
            <w:ins w:id="379" w:author="David Vandenbelt" w:date="2016-12-29T10:27:00Z">
              <w:r>
                <w:t>Summary</w:t>
              </w:r>
            </w:ins>
          </w:p>
        </w:tc>
        <w:tc>
          <w:tcPr>
            <w:tcW w:w="7020" w:type="dxa"/>
          </w:tcPr>
          <w:p w14:paraId="6A73D121" w14:textId="4602F0D8" w:rsidR="004A6E41" w:rsidRDefault="004A6E41" w:rsidP="004A6E41">
            <w:pPr>
              <w:rPr>
                <w:ins w:id="380" w:author="David Vandenbelt" w:date="2016-12-29T10:27:00Z"/>
              </w:rPr>
            </w:pPr>
            <w:ins w:id="381" w:author="David Vandenbelt" w:date="2016-12-29T10:27:00Z">
              <w:r>
                <w:t xml:space="preserve">The title of the </w:t>
              </w:r>
            </w:ins>
            <w:ins w:id="382" w:author="David Vandenbelt" w:date="2016-12-29T10:30:00Z">
              <w:r>
                <w:t xml:space="preserve">spike or </w:t>
              </w:r>
            </w:ins>
            <w:ins w:id="383" w:author="David Vandenbelt" w:date="2016-12-29T10:27:00Z">
              <w:r>
                <w:t>s</w:t>
              </w:r>
              <w:commentRangeStart w:id="384"/>
              <w:r>
                <w:t>tory</w:t>
              </w:r>
              <w:commentRangeEnd w:id="384"/>
              <w:r>
                <w:rPr>
                  <w:rStyle w:val="CommentReference"/>
                </w:rPr>
                <w:commentReference w:id="384"/>
              </w:r>
              <w:r>
                <w:t xml:space="preserve"> as it appears at the top of the case. Also, how it appears in the </w:t>
              </w:r>
              <w:r w:rsidRPr="003C315A">
                <w:rPr>
                  <w:b/>
                </w:rPr>
                <w:t>Plan</w:t>
              </w:r>
              <w:r>
                <w:t xml:space="preserve"> and </w:t>
              </w:r>
              <w:r w:rsidRPr="003C315A">
                <w:rPr>
                  <w:b/>
                </w:rPr>
                <w:t>Work</w:t>
              </w:r>
              <w:r>
                <w:t xml:space="preserve"> views.</w:t>
              </w:r>
            </w:ins>
          </w:p>
        </w:tc>
      </w:tr>
      <w:tr w:rsidR="0026698E" w14:paraId="7646A0CB" w14:textId="77777777" w:rsidTr="00F70D2D">
        <w:tc>
          <w:tcPr>
            <w:tcW w:w="1368" w:type="dxa"/>
          </w:tcPr>
          <w:p w14:paraId="5E2210DB" w14:textId="77777777" w:rsidR="0026698E" w:rsidRDefault="0026698E" w:rsidP="00F70D2D">
            <w:r>
              <w:lastRenderedPageBreak/>
              <w:t>Sprint Team</w:t>
            </w:r>
          </w:p>
        </w:tc>
        <w:tc>
          <w:tcPr>
            <w:tcW w:w="7020" w:type="dxa"/>
          </w:tcPr>
          <w:p w14:paraId="5BED8BBB" w14:textId="54AB2461" w:rsidR="0026698E" w:rsidRDefault="000E715C" w:rsidP="00F70D2D">
            <w:r>
              <w:t xml:space="preserve">Set </w:t>
            </w:r>
            <w:r>
              <w:rPr>
                <w:b/>
              </w:rPr>
              <w:t>Sprint Team</w:t>
            </w:r>
            <w:r>
              <w:t xml:space="preserve"> to </w:t>
            </w:r>
            <w:r w:rsidRPr="00840F0D">
              <w:rPr>
                <w:b/>
              </w:rPr>
              <w:t>Obi-Wan Kenobi</w:t>
            </w:r>
            <w:r>
              <w:t>. The documentation backlog uses</w:t>
            </w:r>
            <w:r w:rsidR="0026698E">
              <w:t xml:space="preserve"> </w:t>
            </w:r>
            <w:r>
              <w:t>a filter</w:t>
            </w:r>
            <w:r w:rsidR="0026698E">
              <w:t xml:space="preserve"> </w:t>
            </w:r>
            <w:r>
              <w:t>to display</w:t>
            </w:r>
            <w:r w:rsidR="0026698E">
              <w:t xml:space="preserve"> cases. The </w:t>
            </w:r>
            <w:r>
              <w:t>one</w:t>
            </w:r>
            <w:r w:rsidR="0026698E">
              <w:t xml:space="preserve"> </w:t>
            </w:r>
            <w:r>
              <w:t>parameter</w:t>
            </w:r>
            <w:r w:rsidR="0026698E">
              <w:t xml:space="preserve"> of this filter </w:t>
            </w:r>
            <w:r>
              <w:t>is the</w:t>
            </w:r>
            <w:r w:rsidR="0026698E">
              <w:t xml:space="preserve"> </w:t>
            </w:r>
            <w:r w:rsidRPr="00C05169">
              <w:rPr>
                <w:b/>
              </w:rPr>
              <w:t>Sprint Team</w:t>
            </w:r>
            <w:r>
              <w:t xml:space="preserve"> field</w:t>
            </w:r>
            <w:r w:rsidR="0026698E">
              <w:t xml:space="preserve">. </w:t>
            </w:r>
          </w:p>
          <w:p w14:paraId="43166D89" w14:textId="77777777" w:rsidR="0026698E" w:rsidRDefault="0026698E" w:rsidP="00F70D2D"/>
          <w:p w14:paraId="4E74EA20" w14:textId="77777777" w:rsidR="0026698E" w:rsidRDefault="0026698E" w:rsidP="00F70D2D">
            <w:r w:rsidRPr="00EC5F87">
              <w:rPr>
                <w:b/>
                <w:i/>
              </w:rPr>
              <w:t>Note</w:t>
            </w:r>
            <w:r w:rsidRPr="00EC5F87">
              <w:rPr>
                <w:i/>
              </w:rPr>
              <w:t>: You select values for this field through a closed dropdown menu. You can start typing to find a specific value, but you must click on it in the menu to select it.</w:t>
            </w:r>
          </w:p>
        </w:tc>
      </w:tr>
      <w:tr w:rsidR="0026698E" w14:paraId="21616FB4" w14:textId="77777777" w:rsidTr="00F70D2D">
        <w:tc>
          <w:tcPr>
            <w:tcW w:w="1368" w:type="dxa"/>
          </w:tcPr>
          <w:p w14:paraId="0E937D6A" w14:textId="77777777" w:rsidR="0026698E" w:rsidRDefault="0026698E" w:rsidP="00F70D2D">
            <w:r>
              <w:t>Fix Version/s</w:t>
            </w:r>
          </w:p>
        </w:tc>
        <w:tc>
          <w:tcPr>
            <w:tcW w:w="7020" w:type="dxa"/>
          </w:tcPr>
          <w:p w14:paraId="4B3F141D" w14:textId="092FED8A" w:rsidR="0026698E" w:rsidRDefault="000E715C" w:rsidP="00F70D2D">
            <w:r>
              <w:t xml:space="preserve">Set </w:t>
            </w:r>
            <w:r w:rsidRPr="00C05169">
              <w:rPr>
                <w:b/>
              </w:rPr>
              <w:t>Fix Version/s</w:t>
            </w:r>
            <w:r>
              <w:t xml:space="preserve"> to the release you are currently working towards. For example, if the next release is 8.0, set </w:t>
            </w:r>
            <w:r w:rsidRPr="00C05169">
              <w:rPr>
                <w:b/>
              </w:rPr>
              <w:t>Fix Version/s</w:t>
            </w:r>
            <w:r>
              <w:t xml:space="preserve"> to</w:t>
            </w:r>
            <w:r w:rsidRPr="00840F0D">
              <w:t xml:space="preserve"> </w:t>
            </w:r>
            <w:r w:rsidRPr="00840F0D">
              <w:rPr>
                <w:b/>
              </w:rPr>
              <w:t xml:space="preserve">8.0.0 </w:t>
            </w:r>
            <w:commentRangeStart w:id="385"/>
            <w:r w:rsidRPr="00840F0D">
              <w:rPr>
                <w:b/>
              </w:rPr>
              <w:t>GA</w:t>
            </w:r>
            <w:commentRangeEnd w:id="385"/>
            <w:r>
              <w:rPr>
                <w:rStyle w:val="CommentReference"/>
              </w:rPr>
              <w:commentReference w:id="385"/>
            </w:r>
            <w:r w:rsidRPr="00840F0D">
              <w:t>.</w:t>
            </w:r>
            <w:r>
              <w:t xml:space="preserve"> The d</w:t>
            </w:r>
            <w:r w:rsidR="0026698E">
              <w:t xml:space="preserve">ocumentation backlog </w:t>
            </w:r>
            <w:r>
              <w:t>uses a filter to display</w:t>
            </w:r>
            <w:r w:rsidR="0026698E">
              <w:t xml:space="preserve"> cases. The </w:t>
            </w:r>
            <w:r>
              <w:t>other</w:t>
            </w:r>
            <w:r w:rsidR="0026698E">
              <w:t xml:space="preserve"> </w:t>
            </w:r>
            <w:r>
              <w:t>parameter</w:t>
            </w:r>
            <w:r w:rsidR="0026698E">
              <w:t xml:space="preserve"> of this filter </w:t>
            </w:r>
            <w:r>
              <w:t>is</w:t>
            </w:r>
            <w:r w:rsidR="0026698E">
              <w:t xml:space="preserve"> the </w:t>
            </w:r>
            <w:r w:rsidR="0026698E" w:rsidRPr="00C05169">
              <w:rPr>
                <w:b/>
              </w:rPr>
              <w:t>Fix Version/s</w:t>
            </w:r>
            <w:r w:rsidR="0026698E">
              <w:t xml:space="preserve"> </w:t>
            </w:r>
            <w:r>
              <w:t>field</w:t>
            </w:r>
            <w:r w:rsidR="0026698E">
              <w:t xml:space="preserve">. </w:t>
            </w:r>
          </w:p>
          <w:p w14:paraId="4DF376C0" w14:textId="77777777" w:rsidR="0026698E" w:rsidRDefault="0026698E" w:rsidP="00F70D2D"/>
          <w:p w14:paraId="101F71E7" w14:textId="77777777" w:rsidR="0026698E" w:rsidRDefault="0026698E" w:rsidP="00F70D2D">
            <w:r w:rsidRPr="00EC5F87">
              <w:rPr>
                <w:b/>
                <w:i/>
              </w:rPr>
              <w:t>Note</w:t>
            </w:r>
            <w:r w:rsidRPr="00EC5F87">
              <w:rPr>
                <w:i/>
              </w:rPr>
              <w:t>: You select values for this field through a closed dropdown menu. You can start typing to find a specific value, but you must click on it in the menu to select it.</w:t>
            </w:r>
          </w:p>
        </w:tc>
      </w:tr>
      <w:tr w:rsidR="0026698E" w14:paraId="11EE5A6A" w14:textId="77777777" w:rsidTr="00F70D2D">
        <w:tc>
          <w:tcPr>
            <w:tcW w:w="1368" w:type="dxa"/>
          </w:tcPr>
          <w:p w14:paraId="32071C7D" w14:textId="77777777" w:rsidR="0026698E" w:rsidRDefault="0026698E" w:rsidP="00F70D2D">
            <w:r>
              <w:t>Use Case</w:t>
            </w:r>
          </w:p>
        </w:tc>
        <w:tc>
          <w:tcPr>
            <w:tcW w:w="7020" w:type="dxa"/>
          </w:tcPr>
          <w:p w14:paraId="55DCC7EB" w14:textId="298AA328" w:rsidR="0026698E" w:rsidRDefault="000E715C" w:rsidP="00F70D2D">
            <w:r>
              <w:t>A</w:t>
            </w:r>
            <w:r w:rsidR="0026698E">
              <w:t xml:space="preserve"> description of how the reader would use th</w:t>
            </w:r>
            <w:r w:rsidR="007E3766">
              <w:t xml:space="preserve">e feature associated with this </w:t>
            </w:r>
            <w:ins w:id="386" w:author="David Vandenbelt" w:date="2016-12-29T14:29:00Z">
              <w:r w:rsidR="00B6748D">
                <w:t xml:space="preserve">spike or </w:t>
              </w:r>
            </w:ins>
            <w:r w:rsidR="007E3766">
              <w:t>s</w:t>
            </w:r>
            <w:r w:rsidR="0026698E">
              <w:t>tory.</w:t>
            </w:r>
          </w:p>
        </w:tc>
      </w:tr>
      <w:tr w:rsidR="0026698E" w14:paraId="1DE7DDB5" w14:textId="77777777" w:rsidTr="00F70D2D">
        <w:tc>
          <w:tcPr>
            <w:tcW w:w="1368" w:type="dxa"/>
          </w:tcPr>
          <w:p w14:paraId="000F5866" w14:textId="77777777" w:rsidR="0026698E" w:rsidRDefault="0026698E" w:rsidP="00F70D2D">
            <w:r>
              <w:t>Description</w:t>
            </w:r>
          </w:p>
        </w:tc>
        <w:tc>
          <w:tcPr>
            <w:tcW w:w="7020" w:type="dxa"/>
          </w:tcPr>
          <w:p w14:paraId="67BEE3E5" w14:textId="3D16572A" w:rsidR="0026698E" w:rsidRDefault="007E3766" w:rsidP="00F70D2D">
            <w:r>
              <w:t>A</w:t>
            </w:r>
            <w:r w:rsidR="0026698E">
              <w:t xml:space="preserve"> definition of what needs to be done to prove the case has been completed. At Pentaho, we refer to this definition as acceptance criteria. If you do not fully know the acceptance criteria when you originally create the </w:t>
            </w:r>
            <w:del w:id="387" w:author="David Vandenbelt" w:date="2016-12-29T10:30:00Z">
              <w:r w:rsidDel="004A6E41">
                <w:delText>s</w:delText>
              </w:r>
              <w:r w:rsidR="0026698E" w:rsidDel="004A6E41">
                <w:delText>tory</w:delText>
              </w:r>
            </w:del>
            <w:ins w:id="388" w:author="David Vandenbelt" w:date="2016-12-29T10:30:00Z">
              <w:r w:rsidR="004A6E41">
                <w:t>case</w:t>
              </w:r>
            </w:ins>
            <w:r w:rsidR="0026698E">
              <w:t xml:space="preserve">, provide your best estimate. The specifics of the acceptance criteria will be fleshed out during </w:t>
            </w:r>
            <w:commentRangeStart w:id="389"/>
            <w:r w:rsidR="0026698E">
              <w:fldChar w:fldCharType="begin"/>
            </w:r>
            <w:r w:rsidR="0026698E">
              <w:instrText xml:space="preserve"> HYPERLINK "http://iwiki.pentaho.com/display/ENG/3.+Grooming+the+Backlog" </w:instrText>
            </w:r>
            <w:r w:rsidR="0026698E">
              <w:fldChar w:fldCharType="separate"/>
            </w:r>
            <w:r w:rsidR="0026698E" w:rsidRPr="00046028">
              <w:rPr>
                <w:rStyle w:val="Hyperlink"/>
              </w:rPr>
              <w:t>grooming</w:t>
            </w:r>
            <w:r w:rsidR="0026698E">
              <w:rPr>
                <w:rStyle w:val="Hyperlink"/>
              </w:rPr>
              <w:fldChar w:fldCharType="end"/>
            </w:r>
            <w:commentRangeEnd w:id="389"/>
            <w:r w:rsidR="0026698E">
              <w:rPr>
                <w:rStyle w:val="CommentReference"/>
              </w:rPr>
              <w:commentReference w:id="389"/>
            </w:r>
            <w:r w:rsidR="0026698E">
              <w:t>.</w:t>
            </w:r>
          </w:p>
          <w:p w14:paraId="2139B3CB" w14:textId="77777777" w:rsidR="0026698E" w:rsidRDefault="0026698E" w:rsidP="00F70D2D"/>
          <w:p w14:paraId="3DB32D91" w14:textId="57A11895" w:rsidR="0026698E" w:rsidRPr="009A3A9F" w:rsidRDefault="0026698E">
            <w:pPr>
              <w:rPr>
                <w:i/>
              </w:rPr>
            </w:pPr>
            <w:r w:rsidRPr="009A3A9F">
              <w:rPr>
                <w:b/>
                <w:i/>
              </w:rPr>
              <w:t>Note</w:t>
            </w:r>
            <w:r w:rsidRPr="009A3A9F">
              <w:rPr>
                <w:i/>
              </w:rPr>
              <w:t xml:space="preserve">: Always provide at least your best guess at acceptance criteria. Do not leave the </w:t>
            </w:r>
            <w:r w:rsidRPr="009A3A9F">
              <w:rPr>
                <w:b/>
                <w:i/>
              </w:rPr>
              <w:t>Description</w:t>
            </w:r>
            <w:r w:rsidRPr="009A3A9F">
              <w:rPr>
                <w:i/>
              </w:rPr>
              <w:t xml:space="preserve"> </w:t>
            </w:r>
            <w:r>
              <w:rPr>
                <w:i/>
              </w:rPr>
              <w:t>field</w:t>
            </w:r>
            <w:r w:rsidRPr="009A3A9F">
              <w:rPr>
                <w:i/>
              </w:rPr>
              <w:t xml:space="preserve"> blank. A </w:t>
            </w:r>
            <w:ins w:id="390" w:author="David Vandenbelt" w:date="2016-12-29T10:31:00Z">
              <w:r w:rsidR="004A6E41">
                <w:rPr>
                  <w:i/>
                </w:rPr>
                <w:t xml:space="preserve">spike and </w:t>
              </w:r>
            </w:ins>
            <w:r w:rsidR="007E3766">
              <w:rPr>
                <w:i/>
              </w:rPr>
              <w:t>s</w:t>
            </w:r>
            <w:r>
              <w:rPr>
                <w:i/>
              </w:rPr>
              <w:t>tory</w:t>
            </w:r>
            <w:r w:rsidRPr="009A3A9F">
              <w:rPr>
                <w:i/>
              </w:rPr>
              <w:t xml:space="preserve"> without a description is </w:t>
            </w:r>
            <w:del w:id="391" w:author="David Vandenbelt" w:date="2016-12-29T10:32:00Z">
              <w:r w:rsidRPr="009A3A9F" w:rsidDel="004A6E41">
                <w:rPr>
                  <w:i/>
                </w:rPr>
                <w:delText xml:space="preserve">a </w:delText>
              </w:r>
            </w:del>
            <w:r w:rsidRPr="009A3A9F">
              <w:rPr>
                <w:i/>
              </w:rPr>
              <w:t>useless</w:t>
            </w:r>
            <w:del w:id="392" w:author="David Vandenbelt" w:date="2016-12-29T10:32:00Z">
              <w:r w:rsidRPr="009A3A9F" w:rsidDel="004A6E41">
                <w:rPr>
                  <w:i/>
                </w:rPr>
                <w:delText xml:space="preserve"> </w:delText>
              </w:r>
              <w:r w:rsidDel="004A6E41">
                <w:rPr>
                  <w:i/>
                </w:rPr>
                <w:delText>Story</w:delText>
              </w:r>
            </w:del>
            <w:r w:rsidRPr="009A3A9F">
              <w:rPr>
                <w:i/>
              </w:rPr>
              <w:t>.</w:t>
            </w:r>
          </w:p>
        </w:tc>
      </w:tr>
    </w:tbl>
    <w:p w14:paraId="63312DE9" w14:textId="566A2342" w:rsidR="0026698E" w:rsidRDefault="0026698E" w:rsidP="0026698E">
      <w:pPr>
        <w:pStyle w:val="ListParagraph"/>
        <w:numPr>
          <w:ilvl w:val="0"/>
          <w:numId w:val="10"/>
        </w:numPr>
      </w:pPr>
      <w:r w:rsidRPr="00D24F4F">
        <w:t xml:space="preserve">If you are creating more than one </w:t>
      </w:r>
      <w:del w:id="393" w:author="David Vandenbelt" w:date="2016-12-29T14:30:00Z">
        <w:r w:rsidDel="00B6748D">
          <w:delText>story</w:delText>
        </w:r>
      </w:del>
      <w:ins w:id="394" w:author="David Vandenbelt" w:date="2016-12-29T14:30:00Z">
        <w:r w:rsidR="00B6748D">
          <w:t>case</w:t>
        </w:r>
      </w:ins>
      <w:r w:rsidRPr="00D24F4F">
        <w:t xml:space="preserve">, click </w:t>
      </w:r>
      <w:r w:rsidRPr="008C5D14">
        <w:rPr>
          <w:b/>
        </w:rPr>
        <w:t>Create another</w:t>
      </w:r>
      <w:r>
        <w:t>.</w:t>
      </w:r>
    </w:p>
    <w:p w14:paraId="70BB3695" w14:textId="4BE02098" w:rsidR="0026698E" w:rsidRDefault="0026698E" w:rsidP="0026698E">
      <w:pPr>
        <w:pStyle w:val="ListParagraph"/>
        <w:numPr>
          <w:ilvl w:val="0"/>
          <w:numId w:val="10"/>
        </w:numPr>
      </w:pPr>
      <w:r w:rsidRPr="00D24F4F">
        <w:t xml:space="preserve">Click </w:t>
      </w:r>
      <w:r w:rsidRPr="008C5D14">
        <w:rPr>
          <w:b/>
        </w:rPr>
        <w:t>Create</w:t>
      </w:r>
      <w:r w:rsidRPr="00D24F4F">
        <w:t xml:space="preserve">. The </w:t>
      </w:r>
      <w:del w:id="395" w:author="David Vandenbelt" w:date="2016-12-29T14:30:00Z">
        <w:r w:rsidDel="00B6748D">
          <w:delText>story</w:delText>
        </w:r>
        <w:r w:rsidRPr="00D24F4F" w:rsidDel="00B6748D">
          <w:delText xml:space="preserve"> </w:delText>
        </w:r>
      </w:del>
      <w:ins w:id="396" w:author="David Vandenbelt" w:date="2016-12-29T14:30:00Z">
        <w:r w:rsidR="00B6748D">
          <w:t>new case</w:t>
        </w:r>
        <w:r w:rsidR="00B6748D" w:rsidRPr="00D24F4F">
          <w:t xml:space="preserve"> </w:t>
        </w:r>
      </w:ins>
      <w:r w:rsidRPr="00D24F4F">
        <w:t xml:space="preserve">will appear in </w:t>
      </w:r>
      <w:r>
        <w:t xml:space="preserve">the </w:t>
      </w:r>
      <w:ins w:id="397" w:author="David Vandenbelt" w:date="2016-12-29T10:32:00Z">
        <w:r w:rsidR="004A6E41">
          <w:t>b</w:t>
        </w:r>
      </w:ins>
      <w:del w:id="398" w:author="David Vandenbelt" w:date="2016-12-29T10:32:00Z">
        <w:r w:rsidDel="004A6E41">
          <w:delText>B</w:delText>
        </w:r>
      </w:del>
      <w:r>
        <w:t xml:space="preserve">acklog section of the </w:t>
      </w:r>
      <w:r w:rsidRPr="008C5D14">
        <w:rPr>
          <w:b/>
        </w:rPr>
        <w:t>Plan</w:t>
      </w:r>
      <w:r>
        <w:t xml:space="preserve"> view in JIRA</w:t>
      </w:r>
      <w:r w:rsidRPr="00D24F4F">
        <w:t>.</w:t>
      </w:r>
    </w:p>
    <w:p w14:paraId="39A44EA5" w14:textId="285C04DE" w:rsidR="0026698E" w:rsidRPr="0011227C" w:rsidRDefault="0026698E" w:rsidP="0011227C">
      <w:bookmarkStart w:id="399" w:name="_GoBack"/>
      <w:r>
        <w:t xml:space="preserve">With </w:t>
      </w:r>
      <w:del w:id="400" w:author="David Vandenbelt" w:date="2016-12-29T10:33:00Z">
        <w:r w:rsidDel="004A6E41">
          <w:delText>an epic and its</w:delText>
        </w:r>
      </w:del>
      <w:ins w:id="401" w:author="David Vandenbelt" w:date="2016-12-29T10:33:00Z">
        <w:r w:rsidR="004A6E41">
          <w:t>these</w:t>
        </w:r>
      </w:ins>
      <w:r>
        <w:t xml:space="preserve"> </w:t>
      </w:r>
      <w:del w:id="402" w:author="David Vandenbelt" w:date="2016-12-29T10:33:00Z">
        <w:r w:rsidDel="004A6E41">
          <w:delText xml:space="preserve">stories </w:delText>
        </w:r>
      </w:del>
      <w:ins w:id="403" w:author="David Vandenbelt" w:date="2016-12-29T10:33:00Z">
        <w:r w:rsidR="004A6E41">
          <w:t xml:space="preserve">cases </w:t>
        </w:r>
      </w:ins>
      <w:r>
        <w:t>now in the backlog, the team can go about</w:t>
      </w:r>
      <w:r w:rsidR="007E3766">
        <w:t xml:space="preserve"> doing </w:t>
      </w:r>
      <w:ins w:id="404" w:author="David Vandenbelt" w:date="2016-12-29T14:31:00Z">
        <w:r w:rsidR="00B6748D">
          <w:fldChar w:fldCharType="begin"/>
        </w:r>
        <w:r w:rsidR="00B6748D">
          <w:instrText xml:space="preserve"> HYPERLINK "http://iwiki.pentaho.com/display/DOC/Workflow+during+a+Sprint" </w:instrText>
        </w:r>
        <w:r w:rsidR="00B6748D">
          <w:fldChar w:fldCharType="separate"/>
        </w:r>
        <w:r w:rsidR="007E3766" w:rsidRPr="00B6748D">
          <w:rPr>
            <w:rStyle w:val="Hyperlink"/>
          </w:rPr>
          <w:t>this work through their s</w:t>
        </w:r>
        <w:r w:rsidRPr="00B6748D">
          <w:rPr>
            <w:rStyle w:val="Hyperlink"/>
          </w:rPr>
          <w:t>prints</w:t>
        </w:r>
        <w:r w:rsidR="00B6748D">
          <w:fldChar w:fldCharType="end"/>
        </w:r>
      </w:ins>
      <w:r>
        <w:t>.</w:t>
      </w:r>
      <w:bookmarkEnd w:id="399"/>
    </w:p>
    <w:sectPr w:rsidR="0026698E" w:rsidRPr="0011227C">
      <w:footerReference w:type="default" r:id="rId3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Virginia Agnew" w:date="2016-12-28T09:47:00Z" w:initials="VA">
    <w:p w14:paraId="440DE9DF" w14:textId="17EFB00E" w:rsidR="004A00ED" w:rsidRDefault="004A00ED">
      <w:pPr>
        <w:pStyle w:val="CommentText"/>
      </w:pPr>
      <w:r>
        <w:rPr>
          <w:rStyle w:val="CommentReference"/>
        </w:rPr>
        <w:annotationRef/>
      </w:r>
      <w:r>
        <w:t>Nicely annotated screenshot.</w:t>
      </w:r>
    </w:p>
  </w:comment>
  <w:comment w:id="6" w:author="Virginia Agnew" w:date="2016-12-16T15:21:00Z" w:initials="VA">
    <w:p w14:paraId="2B0CBC4C" w14:textId="77777777" w:rsidR="004A00ED" w:rsidRDefault="004A00ED">
      <w:pPr>
        <w:pStyle w:val="CommentText"/>
      </w:pPr>
      <w:r>
        <w:rPr>
          <w:rStyle w:val="CommentReference"/>
        </w:rPr>
        <w:annotationRef/>
      </w:r>
      <w:r>
        <w:t>Wrong format for emphasis. You want to emphasize these terms, but an initial cap makes it look like some kind of proper noun. For first usage, apply italics.</w:t>
      </w:r>
    </w:p>
  </w:comment>
  <w:comment w:id="8" w:author="Virginia Agnew" w:date="2016-12-28T09:49:00Z" w:initials="VA">
    <w:p w14:paraId="09659C4B" w14:textId="525061B1" w:rsidR="004A00ED" w:rsidRDefault="004A00ED">
      <w:pPr>
        <w:pStyle w:val="CommentText"/>
      </w:pPr>
      <w:r>
        <w:rPr>
          <w:rStyle w:val="CommentReference"/>
        </w:rPr>
        <w:annotationRef/>
      </w:r>
      <w:r>
        <w:t xml:space="preserve">I don’t know if it’s worth a lengthy explanation of the difference between case and issue. I’ve heard it both ways. I would just say ”issue or case” </w:t>
      </w:r>
    </w:p>
  </w:comment>
  <w:comment w:id="7" w:author="Virginia Agnew" w:date="2016-12-16T15:23:00Z" w:initials="VA">
    <w:p w14:paraId="22A08867" w14:textId="77777777" w:rsidR="004A00ED" w:rsidRDefault="004A00ED">
      <w:pPr>
        <w:pStyle w:val="CommentText"/>
      </w:pPr>
      <w:r>
        <w:rPr>
          <w:rStyle w:val="CommentReference"/>
        </w:rPr>
        <w:annotationRef/>
      </w:r>
      <w:r>
        <w:t>I’m not sure if this is really concrete. I’ve heard it both ways.</w:t>
      </w:r>
    </w:p>
  </w:comment>
  <w:comment w:id="37" w:author="Virginia Agnew" w:date="2016-12-28T10:01:00Z" w:initials="VA">
    <w:p w14:paraId="7B8603E3" w14:textId="3D72BE6B" w:rsidR="004A00ED" w:rsidRDefault="004A00ED">
      <w:pPr>
        <w:pStyle w:val="CommentText"/>
      </w:pPr>
      <w:r>
        <w:rPr>
          <w:rStyle w:val="CommentReference"/>
        </w:rPr>
        <w:annotationRef/>
      </w:r>
      <w:r>
        <w:t>This section has been edited it so much, I don’t even know what I’m reading exactly anymore. I think the gist is “We work on stories, spikes, and bugs in a sprint. A story is X, a spike is Y, and a bug is Z.”</w:t>
      </w:r>
    </w:p>
  </w:comment>
  <w:comment w:id="84" w:author="Virginia Agnew" w:date="2016-12-16T15:24:00Z" w:initials="VA">
    <w:p w14:paraId="039D9444" w14:textId="77777777" w:rsidR="004A00ED" w:rsidRDefault="004A00ED">
      <w:pPr>
        <w:pStyle w:val="CommentText"/>
      </w:pPr>
      <w:r>
        <w:rPr>
          <w:rStyle w:val="CommentReference"/>
        </w:rPr>
        <w:annotationRef/>
      </w:r>
      <w:r>
        <w:t>Too many inline links! No.</w:t>
      </w:r>
    </w:p>
  </w:comment>
  <w:comment w:id="85" w:author="Virginia Agnew" w:date="2016-12-16T15:27:00Z" w:initials="VA">
    <w:p w14:paraId="4F4D94B2" w14:textId="77777777" w:rsidR="004A00ED" w:rsidRDefault="004A00ED">
      <w:pPr>
        <w:pStyle w:val="CommentText"/>
      </w:pPr>
      <w:r>
        <w:rPr>
          <w:rStyle w:val="CommentReference"/>
        </w:rPr>
        <w:annotationRef/>
      </w:r>
      <w:r>
        <w:t>Again, I would try to focus on JIRA and Documentation.</w:t>
      </w:r>
    </w:p>
  </w:comment>
  <w:comment w:id="86" w:author="Virginia Agnew" w:date="2016-12-16T15:24:00Z" w:initials="VA">
    <w:p w14:paraId="6E4E6001" w14:textId="77777777" w:rsidR="004A00ED" w:rsidRDefault="004A00ED">
      <w:pPr>
        <w:pStyle w:val="CommentText"/>
      </w:pPr>
      <w:r>
        <w:rPr>
          <w:rStyle w:val="CommentReference"/>
        </w:rPr>
        <w:annotationRef/>
      </w:r>
      <w:r>
        <w:t>I think we have to assume that the reader has some basic understanding of JIRA. If not, then this isn’t the place for it. Move them to some basic JIRA help and tutorials.</w:t>
      </w:r>
    </w:p>
  </w:comment>
  <w:comment w:id="104" w:author="Virginia Agnew" w:date="2016-12-16T15:31:00Z" w:initials="VA">
    <w:p w14:paraId="7A7DFFDA" w14:textId="77777777" w:rsidR="004A00ED" w:rsidRDefault="004A00ED">
      <w:pPr>
        <w:pStyle w:val="CommentText"/>
      </w:pPr>
      <w:r>
        <w:rPr>
          <w:rStyle w:val="CommentReference"/>
        </w:rPr>
        <w:annotationRef/>
      </w:r>
      <w:r>
        <w:t>This might be a better place to start because most writers will start with working with existing cases before ever creating their own.</w:t>
      </w:r>
    </w:p>
  </w:comment>
  <w:comment w:id="149" w:author="Virginia Agnew" w:date="2016-12-28T10:13:00Z" w:initials="VA">
    <w:p w14:paraId="1BB2EA34" w14:textId="5E6F88AD" w:rsidR="004A00ED" w:rsidRDefault="004A00ED">
      <w:pPr>
        <w:pStyle w:val="CommentText"/>
      </w:pPr>
      <w:r>
        <w:rPr>
          <w:rStyle w:val="CommentReference"/>
        </w:rPr>
        <w:annotationRef/>
      </w:r>
      <w:r>
        <w:t>Lol! Is it speed-dating?</w:t>
      </w:r>
    </w:p>
  </w:comment>
  <w:comment w:id="161" w:author="Virginia Agnew" w:date="2016-12-28T10:36:00Z" w:initials="VA">
    <w:p w14:paraId="0F71A55A" w14:textId="75D9375C" w:rsidR="004A00ED" w:rsidRDefault="004A00ED">
      <w:pPr>
        <w:pStyle w:val="CommentText"/>
      </w:pPr>
      <w:r>
        <w:rPr>
          <w:rStyle w:val="CommentReference"/>
        </w:rPr>
        <w:annotationRef/>
      </w:r>
      <w:r>
        <w:t>Who’s adding the subtasks? Wouldn’t the case already have subtasks from the Grooming session?</w:t>
      </w:r>
    </w:p>
  </w:comment>
  <w:comment w:id="162" w:author="David Vandenbelt" w:date="2016-12-29T09:48:00Z" w:initials="DV">
    <w:p w14:paraId="3D850FB3" w14:textId="4E7BCCE2" w:rsidR="004A00ED" w:rsidRDefault="004A00ED">
      <w:pPr>
        <w:pStyle w:val="CommentText"/>
      </w:pPr>
      <w:r>
        <w:rPr>
          <w:rStyle w:val="CommentReference"/>
        </w:rPr>
        <w:annotationRef/>
      </w:r>
      <w:r>
        <w:t>Not is every case.</w:t>
      </w:r>
    </w:p>
  </w:comment>
  <w:comment w:id="178" w:author="Virginia Agnew" w:date="2016-12-28T11:26:00Z" w:initials="VA">
    <w:p w14:paraId="09B78359" w14:textId="1A60244F" w:rsidR="004A00ED" w:rsidRDefault="004A00ED">
      <w:pPr>
        <w:pStyle w:val="CommentText"/>
      </w:pPr>
      <w:r>
        <w:rPr>
          <w:rStyle w:val="CommentReference"/>
        </w:rPr>
        <w:annotationRef/>
      </w:r>
      <w:r>
        <w:t>Can’t you consolidate some of these “fill in field” steps with a selective field-description table? I realize that sounds contradictory, but these screenshots are more cumbersome than I had envisioned.</w:t>
      </w:r>
    </w:p>
  </w:comment>
  <w:comment w:id="197" w:author="Virginia Agnew" w:date="2016-12-28T11:08:00Z" w:initials="VA">
    <w:p w14:paraId="6DF3A65D" w14:textId="00295870" w:rsidR="004A00ED" w:rsidRDefault="004A00ED">
      <w:pPr>
        <w:pStyle w:val="CommentText"/>
      </w:pPr>
      <w:r>
        <w:rPr>
          <w:rStyle w:val="CommentReference"/>
        </w:rPr>
        <w:annotationRef/>
      </w:r>
      <w:r>
        <w:t>I don’t think these screenshots add much value.</w:t>
      </w:r>
    </w:p>
  </w:comment>
  <w:comment w:id="198" w:author="Virginia Agnew" w:date="2016-12-28T11:36:00Z" w:initials="VA">
    <w:p w14:paraId="1473C44F" w14:textId="7EF38A5D" w:rsidR="004A00ED" w:rsidRDefault="004A00ED">
      <w:pPr>
        <w:pStyle w:val="CommentText"/>
      </w:pPr>
      <w:r>
        <w:rPr>
          <w:rStyle w:val="CommentReference"/>
        </w:rPr>
        <w:annotationRef/>
      </w:r>
      <w:r>
        <w:t>Seems like an important piece of information.</w:t>
      </w:r>
    </w:p>
  </w:comment>
  <w:comment w:id="207" w:author="Virginia Agnew" w:date="2016-12-28T11:40:00Z" w:initials="VA">
    <w:p w14:paraId="5D02945F" w14:textId="59FA19B2" w:rsidR="004A00ED" w:rsidRDefault="004A00ED">
      <w:pPr>
        <w:pStyle w:val="CommentText"/>
      </w:pPr>
      <w:r>
        <w:rPr>
          <w:rStyle w:val="CommentReference"/>
        </w:rPr>
        <w:annotationRef/>
      </w:r>
      <w:r>
        <w:t>See Review process doc for more info on how to do a review?</w:t>
      </w:r>
    </w:p>
  </w:comment>
  <w:comment w:id="224" w:author="Virginia Agnew" w:date="2016-12-28T11:41:00Z" w:initials="VA">
    <w:p w14:paraId="7D22E639" w14:textId="1CB0DA33" w:rsidR="004A00ED" w:rsidRDefault="004A00ED">
      <w:pPr>
        <w:pStyle w:val="CommentText"/>
      </w:pPr>
      <w:r>
        <w:rPr>
          <w:rStyle w:val="CommentReference"/>
        </w:rPr>
        <w:annotationRef/>
      </w:r>
      <w:r>
        <w:t>I don’t think you need screnshots here.</w:t>
      </w:r>
    </w:p>
  </w:comment>
  <w:comment w:id="222" w:author="David Vandenbelt" w:date="2016-12-29T09:59:00Z" w:initials="DV">
    <w:p w14:paraId="207B70A7" w14:textId="64DA6092" w:rsidR="004A00ED" w:rsidRDefault="004A00ED">
      <w:pPr>
        <w:pStyle w:val="CommentText"/>
      </w:pPr>
      <w:r>
        <w:rPr>
          <w:rStyle w:val="CommentReference"/>
        </w:rPr>
        <w:annotationRef/>
      </w:r>
      <w:r>
        <w:t>Agreed.</w:t>
      </w:r>
    </w:p>
  </w:comment>
  <w:comment w:id="284" w:author="Virginia Agnew" w:date="2016-12-28T11:52:00Z" w:initials="VA">
    <w:p w14:paraId="5952E577" w14:textId="3249605F" w:rsidR="004A00ED" w:rsidRDefault="004A00ED">
      <w:pPr>
        <w:pStyle w:val="CommentText"/>
      </w:pPr>
      <w:r>
        <w:rPr>
          <w:rStyle w:val="CommentReference"/>
        </w:rPr>
        <w:annotationRef/>
      </w:r>
      <w:r>
        <w:t>Spikes are the likeliest candidate for creating on the fly.</w:t>
      </w:r>
    </w:p>
  </w:comment>
  <w:comment w:id="287" w:author="Virginia Agnew" w:date="2016-12-28T11:50:00Z" w:initials="VA">
    <w:p w14:paraId="0EBABB0C" w14:textId="17C057E0" w:rsidR="004A00ED" w:rsidRDefault="004A00ED">
      <w:pPr>
        <w:pStyle w:val="CommentText"/>
      </w:pPr>
      <w:r>
        <w:rPr>
          <w:rStyle w:val="CommentReference"/>
        </w:rPr>
        <w:annotationRef/>
      </w:r>
      <w:r>
        <w:t xml:space="preserve">Take a look at the agile playbook for this info, such as </w:t>
      </w:r>
      <w:hyperlink r:id="rId1" w:history="1">
        <w:r w:rsidRPr="00AD57AF">
          <w:rPr>
            <w:rStyle w:val="Hyperlink"/>
          </w:rPr>
          <w:t>http://iwiki.pentaho.com/pages/viewpage.action?pageId=31720519</w:t>
        </w:r>
      </w:hyperlink>
      <w:r>
        <w:t xml:space="preserve"> </w:t>
      </w:r>
    </w:p>
  </w:comment>
  <w:comment w:id="313" w:author="Virginia Agnew" w:date="2016-12-19T09:32:00Z" w:initials="VA">
    <w:p w14:paraId="5983417F" w14:textId="77777777" w:rsidR="004A00ED" w:rsidRDefault="004A00ED" w:rsidP="00BD2279">
      <w:pPr>
        <w:pStyle w:val="CommentText"/>
      </w:pPr>
      <w:r>
        <w:rPr>
          <w:rStyle w:val="CommentReference"/>
        </w:rPr>
        <w:annotationRef/>
      </w:r>
      <w:r>
        <w:t>Supply the reason/scenario for when you would create a story for Doc.</w:t>
      </w:r>
    </w:p>
  </w:comment>
  <w:comment w:id="319" w:author="Virginia Agnew" w:date="2016-12-19T09:35:00Z" w:initials="VA">
    <w:p w14:paraId="1B748965" w14:textId="77777777" w:rsidR="004A00ED" w:rsidRDefault="004A00ED" w:rsidP="00BD2279">
      <w:pPr>
        <w:pStyle w:val="CommentText"/>
      </w:pPr>
      <w:r>
        <w:rPr>
          <w:rStyle w:val="CommentReference"/>
        </w:rPr>
        <w:annotationRef/>
      </w:r>
      <w:r>
        <w:t>Should this be a separate task? I think Doc will create these regularly.</w:t>
      </w:r>
    </w:p>
  </w:comment>
  <w:comment w:id="343" w:author="Virginia Agnew" w:date="2016-12-19T09:29:00Z" w:initials="VA">
    <w:p w14:paraId="26F182D2" w14:textId="77777777" w:rsidR="004A00ED" w:rsidRDefault="004A00ED" w:rsidP="0026698E">
      <w:pPr>
        <w:pStyle w:val="CommentText"/>
      </w:pPr>
      <w:r>
        <w:rPr>
          <w:rStyle w:val="CommentReference"/>
        </w:rPr>
        <w:annotationRef/>
      </w:r>
      <w:r>
        <w:t>Why bold format?</w:t>
      </w:r>
    </w:p>
  </w:comment>
  <w:comment w:id="344" w:author="David Vandenbelt" w:date="2016-12-22T10:15:00Z" w:initials="DV">
    <w:p w14:paraId="46CE5BEA" w14:textId="757BB492" w:rsidR="004A00ED" w:rsidRDefault="004A00ED">
      <w:pPr>
        <w:pStyle w:val="CommentText"/>
      </w:pPr>
      <w:r>
        <w:rPr>
          <w:rStyle w:val="CommentReference"/>
        </w:rPr>
        <w:annotationRef/>
      </w:r>
    </w:p>
  </w:comment>
  <w:comment w:id="350" w:author="Virginia Agnew" w:date="2016-12-19T09:30:00Z" w:initials="VA">
    <w:p w14:paraId="1A348370" w14:textId="77777777" w:rsidR="004A00ED" w:rsidRDefault="004A00ED" w:rsidP="0026698E">
      <w:pPr>
        <w:pStyle w:val="CommentText"/>
      </w:pPr>
      <w:r>
        <w:rPr>
          <w:rStyle w:val="CommentReference"/>
        </w:rPr>
        <w:annotationRef/>
      </w:r>
      <w:r>
        <w:t>Huh?</w:t>
      </w:r>
    </w:p>
  </w:comment>
  <w:comment w:id="367" w:author="Virginia Agnew" w:date="2016-12-19T09:37:00Z" w:initials="VA">
    <w:p w14:paraId="6BA32EA9" w14:textId="77777777" w:rsidR="004A00ED" w:rsidRDefault="004A00ED" w:rsidP="0026698E">
      <w:pPr>
        <w:pStyle w:val="CommentText"/>
      </w:pPr>
      <w:r>
        <w:rPr>
          <w:rStyle w:val="CommentReference"/>
        </w:rPr>
        <w:annotationRef/>
      </w:r>
      <w:r>
        <w:t>Not sure what this is..</w:t>
      </w:r>
    </w:p>
  </w:comment>
  <w:comment w:id="368" w:author="Virginia Agnew" w:date="2016-12-19T09:44:00Z" w:initials="VA">
    <w:p w14:paraId="6E41F477" w14:textId="77777777" w:rsidR="004A00ED" w:rsidRDefault="004A00ED" w:rsidP="0026698E">
      <w:pPr>
        <w:pStyle w:val="CommentText"/>
      </w:pPr>
      <w:r>
        <w:rPr>
          <w:rStyle w:val="CommentReference"/>
        </w:rPr>
        <w:annotationRef/>
      </w:r>
      <w:r>
        <w:t>Why?</w:t>
      </w:r>
    </w:p>
  </w:comment>
  <w:comment w:id="369" w:author="Virginia Agnew" w:date="2016-12-19T09:45:00Z" w:initials="VA">
    <w:p w14:paraId="734C68CC" w14:textId="77777777" w:rsidR="004A00ED" w:rsidRDefault="004A00ED" w:rsidP="0026698E">
      <w:pPr>
        <w:pStyle w:val="CommentText"/>
      </w:pPr>
      <w:r>
        <w:rPr>
          <w:rStyle w:val="CommentReference"/>
        </w:rPr>
        <w:annotationRef/>
      </w:r>
      <w:r>
        <w:t>Start the descriptions in these tables with a definition of what the item is. Then supply the supplemental material.</w:t>
      </w:r>
    </w:p>
  </w:comment>
  <w:comment w:id="376" w:author="Virginia Agnew" w:date="2016-12-19T09:44:00Z" w:initials="VA">
    <w:p w14:paraId="555D45C8" w14:textId="77777777" w:rsidR="004A00ED" w:rsidRDefault="004A00ED" w:rsidP="0026698E">
      <w:pPr>
        <w:pStyle w:val="CommentText"/>
      </w:pPr>
      <w:r>
        <w:rPr>
          <w:rStyle w:val="CommentReference"/>
        </w:rPr>
        <w:annotationRef/>
      </w:r>
      <w:r>
        <w:t>Reverse these sentences.</w:t>
      </w:r>
    </w:p>
  </w:comment>
  <w:comment w:id="384" w:author="Virginia Agnew" w:date="2016-12-19T09:44:00Z" w:initials="VA">
    <w:p w14:paraId="0D8544F3" w14:textId="77777777" w:rsidR="004A6E41" w:rsidRDefault="004A6E41" w:rsidP="0026698E">
      <w:pPr>
        <w:pStyle w:val="CommentText"/>
      </w:pPr>
      <w:r>
        <w:rPr>
          <w:rStyle w:val="CommentReference"/>
        </w:rPr>
        <w:annotationRef/>
      </w:r>
      <w:r>
        <w:t>Reverse these sentences.</w:t>
      </w:r>
    </w:p>
  </w:comment>
  <w:comment w:id="385" w:author="Virginia Agnew" w:date="2016-12-19T09:46:00Z" w:initials="VA">
    <w:p w14:paraId="17065CB5" w14:textId="77777777" w:rsidR="004A00ED" w:rsidRDefault="004A00ED" w:rsidP="000E715C">
      <w:pPr>
        <w:pStyle w:val="CommentText"/>
      </w:pPr>
      <w:r>
        <w:rPr>
          <w:rStyle w:val="CommentReference"/>
        </w:rPr>
        <w:annotationRef/>
      </w:r>
      <w:r>
        <w:t>Use bullets for options.</w:t>
      </w:r>
    </w:p>
  </w:comment>
  <w:comment w:id="389" w:author="Virginia Agnew" w:date="2016-12-19T09:47:00Z" w:initials="VA">
    <w:p w14:paraId="32230F84" w14:textId="77777777" w:rsidR="004A00ED" w:rsidRDefault="004A00ED" w:rsidP="0026698E">
      <w:pPr>
        <w:pStyle w:val="CommentText"/>
      </w:pPr>
      <w:r>
        <w:rPr>
          <w:rStyle w:val="CommentReference"/>
        </w:rPr>
        <w:annotationRef/>
      </w:r>
      <w:r>
        <w:t>A lot of terms, but not a lot of description/examples which might be more helpful.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40DE9DF" w15:done="1"/>
  <w15:commentEx w15:paraId="2B0CBC4C" w15:done="1"/>
  <w15:commentEx w15:paraId="09659C4B" w15:done="1"/>
  <w15:commentEx w15:paraId="22A08867" w15:done="0"/>
  <w15:commentEx w15:paraId="7B8603E3" w15:done="0"/>
  <w15:commentEx w15:paraId="039D9444" w15:done="1"/>
  <w15:commentEx w15:paraId="4F4D94B2" w15:done="1"/>
  <w15:commentEx w15:paraId="6E4E6001" w15:done="1"/>
  <w15:commentEx w15:paraId="7A7DFFDA" w15:done="1"/>
  <w15:commentEx w15:paraId="1BB2EA34" w15:done="1"/>
  <w15:commentEx w15:paraId="0F71A55A" w15:done="1"/>
  <w15:commentEx w15:paraId="3D850FB3" w15:paraIdParent="0F71A55A" w15:done="1"/>
  <w15:commentEx w15:paraId="09B78359" w15:done="1"/>
  <w15:commentEx w15:paraId="6DF3A65D" w15:done="0"/>
  <w15:commentEx w15:paraId="1473C44F" w15:done="1"/>
  <w15:commentEx w15:paraId="5D02945F" w15:done="1"/>
  <w15:commentEx w15:paraId="7D22E639" w15:done="1"/>
  <w15:commentEx w15:paraId="207B70A7" w15:paraIdParent="7D22E639" w15:done="1"/>
  <w15:commentEx w15:paraId="5952E577" w15:done="1"/>
  <w15:commentEx w15:paraId="0EBABB0C" w15:done="1"/>
  <w15:commentEx w15:paraId="5983417F" w15:done="1"/>
  <w15:commentEx w15:paraId="1B748965" w15:done="1"/>
  <w15:commentEx w15:paraId="26F182D2" w15:done="1"/>
  <w15:commentEx w15:paraId="46CE5BEA" w15:paraIdParent="26F182D2" w15:done="1"/>
  <w15:commentEx w15:paraId="1A348370" w15:done="1"/>
  <w15:commentEx w15:paraId="6BA32EA9" w15:done="1"/>
  <w15:commentEx w15:paraId="6E41F477" w15:done="1"/>
  <w15:commentEx w15:paraId="734C68CC" w15:done="1"/>
  <w15:commentEx w15:paraId="555D45C8" w15:done="1"/>
  <w15:commentEx w15:paraId="0D8544F3" w15:done="1"/>
  <w15:commentEx w15:paraId="17065CB5" w15:done="1"/>
  <w15:commentEx w15:paraId="32230F84" w15:done="1"/>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ECE9FB" w14:textId="77777777" w:rsidR="00A10AA8" w:rsidRDefault="00A10AA8" w:rsidP="006B708A">
      <w:pPr>
        <w:spacing w:after="0" w:line="240" w:lineRule="auto"/>
      </w:pPr>
      <w:r>
        <w:separator/>
      </w:r>
    </w:p>
  </w:endnote>
  <w:endnote w:type="continuationSeparator" w:id="0">
    <w:p w14:paraId="46C54106" w14:textId="77777777" w:rsidR="00A10AA8" w:rsidRDefault="00A10AA8" w:rsidP="006B7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8112401"/>
      <w:docPartObj>
        <w:docPartGallery w:val="Page Numbers (Bottom of Page)"/>
        <w:docPartUnique/>
      </w:docPartObj>
    </w:sdtPr>
    <w:sdtEndPr/>
    <w:sdtContent>
      <w:sdt>
        <w:sdtPr>
          <w:id w:val="-1769616900"/>
          <w:docPartObj>
            <w:docPartGallery w:val="Page Numbers (Top of Page)"/>
            <w:docPartUnique/>
          </w:docPartObj>
        </w:sdtPr>
        <w:sdtEndPr/>
        <w:sdtContent>
          <w:p w14:paraId="1AD8FAFE" w14:textId="0E9A008B" w:rsidR="004A00ED" w:rsidRDefault="004A00E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B6748D">
              <w:rPr>
                <w:b/>
                <w:bCs/>
                <w:noProof/>
              </w:rPr>
              <w:t>10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6748D">
              <w:rPr>
                <w:b/>
                <w:bCs/>
                <w:noProof/>
              </w:rPr>
              <w:t>11</w:t>
            </w:r>
            <w:r>
              <w:rPr>
                <w:b/>
                <w:bCs/>
                <w:sz w:val="24"/>
                <w:szCs w:val="24"/>
              </w:rPr>
              <w:fldChar w:fldCharType="end"/>
            </w:r>
          </w:p>
        </w:sdtContent>
      </w:sdt>
    </w:sdtContent>
  </w:sdt>
  <w:p w14:paraId="112198AD" w14:textId="77777777" w:rsidR="004A00ED" w:rsidRDefault="004A00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9DA31D" w14:textId="77777777" w:rsidR="00A10AA8" w:rsidRDefault="00A10AA8" w:rsidP="006B708A">
      <w:pPr>
        <w:spacing w:after="0" w:line="240" w:lineRule="auto"/>
      </w:pPr>
      <w:r>
        <w:separator/>
      </w:r>
    </w:p>
  </w:footnote>
  <w:footnote w:type="continuationSeparator" w:id="0">
    <w:p w14:paraId="036D2CE5" w14:textId="77777777" w:rsidR="00A10AA8" w:rsidRDefault="00A10AA8" w:rsidP="006B70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F0349"/>
    <w:multiLevelType w:val="hybridMultilevel"/>
    <w:tmpl w:val="0EBCC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068CB"/>
    <w:multiLevelType w:val="hybridMultilevel"/>
    <w:tmpl w:val="E76805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3C6EA9"/>
    <w:multiLevelType w:val="hybridMultilevel"/>
    <w:tmpl w:val="2160D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FC0641"/>
    <w:multiLevelType w:val="hybridMultilevel"/>
    <w:tmpl w:val="4C7C82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BB2901"/>
    <w:multiLevelType w:val="hybridMultilevel"/>
    <w:tmpl w:val="77403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2F20DA"/>
    <w:multiLevelType w:val="hybridMultilevel"/>
    <w:tmpl w:val="F6248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815B82"/>
    <w:multiLevelType w:val="hybridMultilevel"/>
    <w:tmpl w:val="BC720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FA5606"/>
    <w:multiLevelType w:val="hybridMultilevel"/>
    <w:tmpl w:val="C568B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9A06D2"/>
    <w:multiLevelType w:val="hybridMultilevel"/>
    <w:tmpl w:val="A2C4E382"/>
    <w:lvl w:ilvl="0" w:tplc="0409000F">
      <w:start w:val="1"/>
      <w:numFmt w:val="decimal"/>
      <w:lvlText w:val="%1."/>
      <w:lvlJc w:val="left"/>
      <w:pPr>
        <w:ind w:left="766" w:hanging="360"/>
      </w:pPr>
    </w:lvl>
    <w:lvl w:ilvl="1" w:tplc="04090019" w:tentative="1">
      <w:start w:val="1"/>
      <w:numFmt w:val="lowerLetter"/>
      <w:lvlText w:val="%2."/>
      <w:lvlJc w:val="left"/>
      <w:pPr>
        <w:ind w:left="1486" w:hanging="360"/>
      </w:pPr>
    </w:lvl>
    <w:lvl w:ilvl="2" w:tplc="0409001B" w:tentative="1">
      <w:start w:val="1"/>
      <w:numFmt w:val="lowerRoman"/>
      <w:lvlText w:val="%3."/>
      <w:lvlJc w:val="right"/>
      <w:pPr>
        <w:ind w:left="2206" w:hanging="180"/>
      </w:pPr>
    </w:lvl>
    <w:lvl w:ilvl="3" w:tplc="0409000F" w:tentative="1">
      <w:start w:val="1"/>
      <w:numFmt w:val="decimal"/>
      <w:lvlText w:val="%4."/>
      <w:lvlJc w:val="left"/>
      <w:pPr>
        <w:ind w:left="2926" w:hanging="360"/>
      </w:pPr>
    </w:lvl>
    <w:lvl w:ilvl="4" w:tplc="04090019" w:tentative="1">
      <w:start w:val="1"/>
      <w:numFmt w:val="lowerLetter"/>
      <w:lvlText w:val="%5."/>
      <w:lvlJc w:val="left"/>
      <w:pPr>
        <w:ind w:left="3646" w:hanging="360"/>
      </w:pPr>
    </w:lvl>
    <w:lvl w:ilvl="5" w:tplc="0409001B" w:tentative="1">
      <w:start w:val="1"/>
      <w:numFmt w:val="lowerRoman"/>
      <w:lvlText w:val="%6."/>
      <w:lvlJc w:val="right"/>
      <w:pPr>
        <w:ind w:left="4366" w:hanging="180"/>
      </w:pPr>
    </w:lvl>
    <w:lvl w:ilvl="6" w:tplc="0409000F" w:tentative="1">
      <w:start w:val="1"/>
      <w:numFmt w:val="decimal"/>
      <w:lvlText w:val="%7."/>
      <w:lvlJc w:val="left"/>
      <w:pPr>
        <w:ind w:left="5086" w:hanging="360"/>
      </w:pPr>
    </w:lvl>
    <w:lvl w:ilvl="7" w:tplc="04090019" w:tentative="1">
      <w:start w:val="1"/>
      <w:numFmt w:val="lowerLetter"/>
      <w:lvlText w:val="%8."/>
      <w:lvlJc w:val="left"/>
      <w:pPr>
        <w:ind w:left="5806" w:hanging="360"/>
      </w:pPr>
    </w:lvl>
    <w:lvl w:ilvl="8" w:tplc="0409001B" w:tentative="1">
      <w:start w:val="1"/>
      <w:numFmt w:val="lowerRoman"/>
      <w:lvlText w:val="%9."/>
      <w:lvlJc w:val="right"/>
      <w:pPr>
        <w:ind w:left="6526" w:hanging="180"/>
      </w:pPr>
    </w:lvl>
  </w:abstractNum>
  <w:abstractNum w:abstractNumId="9" w15:restartNumberingAfterBreak="0">
    <w:nsid w:val="72AA3546"/>
    <w:multiLevelType w:val="hybridMultilevel"/>
    <w:tmpl w:val="393874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096DBE"/>
    <w:multiLevelType w:val="hybridMultilevel"/>
    <w:tmpl w:val="E7DCA3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F291488"/>
    <w:multiLevelType w:val="hybridMultilevel"/>
    <w:tmpl w:val="D80AA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2"/>
  </w:num>
  <w:num w:numId="4">
    <w:abstractNumId w:val="1"/>
  </w:num>
  <w:num w:numId="5">
    <w:abstractNumId w:val="10"/>
  </w:num>
  <w:num w:numId="6">
    <w:abstractNumId w:val="11"/>
  </w:num>
  <w:num w:numId="7">
    <w:abstractNumId w:val="9"/>
  </w:num>
  <w:num w:numId="8">
    <w:abstractNumId w:val="3"/>
  </w:num>
  <w:num w:numId="9">
    <w:abstractNumId w:val="8"/>
  </w:num>
  <w:num w:numId="10">
    <w:abstractNumId w:val="4"/>
  </w:num>
  <w:num w:numId="11">
    <w:abstractNumId w:val="7"/>
  </w:num>
  <w:num w:numId="1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vid Vandenbelt">
    <w15:presenceInfo w15:providerId="AD" w15:userId="S-1-5-21-3515013708-678258590-2614230829-3292"/>
  </w15:person>
  <w15:person w15:author="Virginia Agnew">
    <w15:presenceInfo w15:providerId="AD" w15:userId="S-1-5-21-3515013708-678258590-2614230829-26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28A"/>
    <w:rsid w:val="00007914"/>
    <w:rsid w:val="00020659"/>
    <w:rsid w:val="00041D23"/>
    <w:rsid w:val="00046028"/>
    <w:rsid w:val="00055468"/>
    <w:rsid w:val="00063C16"/>
    <w:rsid w:val="000D2C9F"/>
    <w:rsid w:val="000E715C"/>
    <w:rsid w:val="0011227C"/>
    <w:rsid w:val="00124554"/>
    <w:rsid w:val="001463CD"/>
    <w:rsid w:val="001568F9"/>
    <w:rsid w:val="00163274"/>
    <w:rsid w:val="001752A1"/>
    <w:rsid w:val="00175D02"/>
    <w:rsid w:val="0018400B"/>
    <w:rsid w:val="001906B1"/>
    <w:rsid w:val="00196063"/>
    <w:rsid w:val="001B3181"/>
    <w:rsid w:val="001D771C"/>
    <w:rsid w:val="001E6D6F"/>
    <w:rsid w:val="001F7CB0"/>
    <w:rsid w:val="0023755D"/>
    <w:rsid w:val="002656E3"/>
    <w:rsid w:val="0026698E"/>
    <w:rsid w:val="00274857"/>
    <w:rsid w:val="002772DE"/>
    <w:rsid w:val="00290C1B"/>
    <w:rsid w:val="002F1457"/>
    <w:rsid w:val="002F2BCF"/>
    <w:rsid w:val="00301ADB"/>
    <w:rsid w:val="003177BF"/>
    <w:rsid w:val="00327470"/>
    <w:rsid w:val="00327478"/>
    <w:rsid w:val="00375ECC"/>
    <w:rsid w:val="00381BF7"/>
    <w:rsid w:val="0039079F"/>
    <w:rsid w:val="003A020C"/>
    <w:rsid w:val="003B71EC"/>
    <w:rsid w:val="003C315A"/>
    <w:rsid w:val="003C3546"/>
    <w:rsid w:val="003F17A3"/>
    <w:rsid w:val="003F6656"/>
    <w:rsid w:val="00404E7B"/>
    <w:rsid w:val="004178C5"/>
    <w:rsid w:val="00423952"/>
    <w:rsid w:val="0043709E"/>
    <w:rsid w:val="004405A9"/>
    <w:rsid w:val="00480B89"/>
    <w:rsid w:val="00491B99"/>
    <w:rsid w:val="00494534"/>
    <w:rsid w:val="004A00ED"/>
    <w:rsid w:val="004A6E41"/>
    <w:rsid w:val="004E3F62"/>
    <w:rsid w:val="00500A5E"/>
    <w:rsid w:val="0054028A"/>
    <w:rsid w:val="0056769E"/>
    <w:rsid w:val="00584E75"/>
    <w:rsid w:val="005B181F"/>
    <w:rsid w:val="005B3040"/>
    <w:rsid w:val="005C2F28"/>
    <w:rsid w:val="005C3B6D"/>
    <w:rsid w:val="005D0EC0"/>
    <w:rsid w:val="005E27D3"/>
    <w:rsid w:val="00604A00"/>
    <w:rsid w:val="00612017"/>
    <w:rsid w:val="00617284"/>
    <w:rsid w:val="00627095"/>
    <w:rsid w:val="006761AB"/>
    <w:rsid w:val="006B708A"/>
    <w:rsid w:val="006E6FE5"/>
    <w:rsid w:val="006E7730"/>
    <w:rsid w:val="006F476D"/>
    <w:rsid w:val="006F7077"/>
    <w:rsid w:val="00725F6D"/>
    <w:rsid w:val="00762BB5"/>
    <w:rsid w:val="0076770A"/>
    <w:rsid w:val="00770723"/>
    <w:rsid w:val="00781366"/>
    <w:rsid w:val="00791CBB"/>
    <w:rsid w:val="007C4AE3"/>
    <w:rsid w:val="007C7EE2"/>
    <w:rsid w:val="007E3766"/>
    <w:rsid w:val="008042EF"/>
    <w:rsid w:val="00831E74"/>
    <w:rsid w:val="00840F0D"/>
    <w:rsid w:val="00882EB3"/>
    <w:rsid w:val="00884A8C"/>
    <w:rsid w:val="008B15C4"/>
    <w:rsid w:val="008C0FC8"/>
    <w:rsid w:val="008C5D14"/>
    <w:rsid w:val="008C71BC"/>
    <w:rsid w:val="0092138D"/>
    <w:rsid w:val="00941D88"/>
    <w:rsid w:val="00971FC1"/>
    <w:rsid w:val="00973662"/>
    <w:rsid w:val="009763CC"/>
    <w:rsid w:val="00981353"/>
    <w:rsid w:val="00982984"/>
    <w:rsid w:val="009C0209"/>
    <w:rsid w:val="009C532C"/>
    <w:rsid w:val="009D6E79"/>
    <w:rsid w:val="009F0F91"/>
    <w:rsid w:val="009F3470"/>
    <w:rsid w:val="00A10AA8"/>
    <w:rsid w:val="00A16338"/>
    <w:rsid w:val="00A270B0"/>
    <w:rsid w:val="00A57798"/>
    <w:rsid w:val="00A85C8C"/>
    <w:rsid w:val="00A925FC"/>
    <w:rsid w:val="00AB714C"/>
    <w:rsid w:val="00AD2F0D"/>
    <w:rsid w:val="00AF1BE6"/>
    <w:rsid w:val="00B046DB"/>
    <w:rsid w:val="00B04962"/>
    <w:rsid w:val="00B371BC"/>
    <w:rsid w:val="00B53DB6"/>
    <w:rsid w:val="00B6748D"/>
    <w:rsid w:val="00B74A16"/>
    <w:rsid w:val="00B847E5"/>
    <w:rsid w:val="00BA7FC3"/>
    <w:rsid w:val="00BB457A"/>
    <w:rsid w:val="00BB660C"/>
    <w:rsid w:val="00BB7185"/>
    <w:rsid w:val="00BC0420"/>
    <w:rsid w:val="00BC3644"/>
    <w:rsid w:val="00BC4848"/>
    <w:rsid w:val="00BD2279"/>
    <w:rsid w:val="00BD5554"/>
    <w:rsid w:val="00BE605B"/>
    <w:rsid w:val="00C05169"/>
    <w:rsid w:val="00C068DC"/>
    <w:rsid w:val="00C14247"/>
    <w:rsid w:val="00C16130"/>
    <w:rsid w:val="00C16B37"/>
    <w:rsid w:val="00C2006B"/>
    <w:rsid w:val="00C207D2"/>
    <w:rsid w:val="00C21C4E"/>
    <w:rsid w:val="00C31C2A"/>
    <w:rsid w:val="00C55C7C"/>
    <w:rsid w:val="00C7159B"/>
    <w:rsid w:val="00C91B06"/>
    <w:rsid w:val="00CB0104"/>
    <w:rsid w:val="00CB6C0C"/>
    <w:rsid w:val="00CE405E"/>
    <w:rsid w:val="00CF7EC4"/>
    <w:rsid w:val="00D11166"/>
    <w:rsid w:val="00D1158D"/>
    <w:rsid w:val="00D14D39"/>
    <w:rsid w:val="00D17CAD"/>
    <w:rsid w:val="00D20A51"/>
    <w:rsid w:val="00DA657B"/>
    <w:rsid w:val="00DB4109"/>
    <w:rsid w:val="00DB6C86"/>
    <w:rsid w:val="00DD17DA"/>
    <w:rsid w:val="00DE64A4"/>
    <w:rsid w:val="00DF59C3"/>
    <w:rsid w:val="00E24CB0"/>
    <w:rsid w:val="00E77601"/>
    <w:rsid w:val="00E779BA"/>
    <w:rsid w:val="00EA1212"/>
    <w:rsid w:val="00EB06A9"/>
    <w:rsid w:val="00EB3A7E"/>
    <w:rsid w:val="00EC28FA"/>
    <w:rsid w:val="00EC5F87"/>
    <w:rsid w:val="00EF7CFD"/>
    <w:rsid w:val="00EF7EB8"/>
    <w:rsid w:val="00F02381"/>
    <w:rsid w:val="00F32D0F"/>
    <w:rsid w:val="00F6191B"/>
    <w:rsid w:val="00F70D2D"/>
    <w:rsid w:val="00F73D2D"/>
    <w:rsid w:val="00F91F53"/>
    <w:rsid w:val="00F948BE"/>
    <w:rsid w:val="00F94989"/>
    <w:rsid w:val="00FA40B5"/>
    <w:rsid w:val="00FC042A"/>
    <w:rsid w:val="00FD055B"/>
    <w:rsid w:val="00FE24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AF44B"/>
  <w15:chartTrackingRefBased/>
  <w15:docId w15:val="{B2230020-B045-418D-9684-FE174BDD9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2F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04A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2F28"/>
    <w:pPr>
      <w:ind w:left="720"/>
      <w:contextualSpacing/>
    </w:pPr>
  </w:style>
  <w:style w:type="character" w:customStyle="1" w:styleId="Heading1Char">
    <w:name w:val="Heading 1 Char"/>
    <w:basedOn w:val="DefaultParagraphFont"/>
    <w:link w:val="Heading1"/>
    <w:uiPriority w:val="9"/>
    <w:rsid w:val="005C2F28"/>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046028"/>
    <w:rPr>
      <w:color w:val="0563C1" w:themeColor="hyperlink"/>
      <w:u w:val="single"/>
    </w:rPr>
  </w:style>
  <w:style w:type="table" w:styleId="TableGrid">
    <w:name w:val="Table Grid"/>
    <w:basedOn w:val="TableNormal"/>
    <w:uiPriority w:val="39"/>
    <w:rsid w:val="00423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6B70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708A"/>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B70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708A"/>
  </w:style>
  <w:style w:type="paragraph" w:styleId="Footer">
    <w:name w:val="footer"/>
    <w:basedOn w:val="Normal"/>
    <w:link w:val="FooterChar"/>
    <w:uiPriority w:val="99"/>
    <w:unhideWhenUsed/>
    <w:rsid w:val="006B70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708A"/>
  </w:style>
  <w:style w:type="character" w:customStyle="1" w:styleId="Heading2Char">
    <w:name w:val="Heading 2 Char"/>
    <w:basedOn w:val="DefaultParagraphFont"/>
    <w:link w:val="Heading2"/>
    <w:uiPriority w:val="9"/>
    <w:rsid w:val="00604A00"/>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EC28FA"/>
    <w:rPr>
      <w:sz w:val="16"/>
      <w:szCs w:val="16"/>
    </w:rPr>
  </w:style>
  <w:style w:type="paragraph" w:styleId="CommentText">
    <w:name w:val="annotation text"/>
    <w:basedOn w:val="Normal"/>
    <w:link w:val="CommentTextChar"/>
    <w:uiPriority w:val="99"/>
    <w:semiHidden/>
    <w:unhideWhenUsed/>
    <w:rsid w:val="00EC28FA"/>
    <w:pPr>
      <w:spacing w:line="240" w:lineRule="auto"/>
    </w:pPr>
    <w:rPr>
      <w:sz w:val="20"/>
      <w:szCs w:val="20"/>
    </w:rPr>
  </w:style>
  <w:style w:type="character" w:customStyle="1" w:styleId="CommentTextChar">
    <w:name w:val="Comment Text Char"/>
    <w:basedOn w:val="DefaultParagraphFont"/>
    <w:link w:val="CommentText"/>
    <w:uiPriority w:val="99"/>
    <w:semiHidden/>
    <w:rsid w:val="00EC28FA"/>
    <w:rPr>
      <w:sz w:val="20"/>
      <w:szCs w:val="20"/>
    </w:rPr>
  </w:style>
  <w:style w:type="paragraph" w:styleId="CommentSubject">
    <w:name w:val="annotation subject"/>
    <w:basedOn w:val="CommentText"/>
    <w:next w:val="CommentText"/>
    <w:link w:val="CommentSubjectChar"/>
    <w:uiPriority w:val="99"/>
    <w:semiHidden/>
    <w:unhideWhenUsed/>
    <w:rsid w:val="00EC28FA"/>
    <w:rPr>
      <w:b/>
      <w:bCs/>
    </w:rPr>
  </w:style>
  <w:style w:type="character" w:customStyle="1" w:styleId="CommentSubjectChar">
    <w:name w:val="Comment Subject Char"/>
    <w:basedOn w:val="CommentTextChar"/>
    <w:link w:val="CommentSubject"/>
    <w:uiPriority w:val="99"/>
    <w:semiHidden/>
    <w:rsid w:val="00EC28FA"/>
    <w:rPr>
      <w:b/>
      <w:bCs/>
      <w:sz w:val="20"/>
      <w:szCs w:val="20"/>
    </w:rPr>
  </w:style>
  <w:style w:type="paragraph" w:styleId="BalloonText">
    <w:name w:val="Balloon Text"/>
    <w:basedOn w:val="Normal"/>
    <w:link w:val="BalloonTextChar"/>
    <w:uiPriority w:val="99"/>
    <w:semiHidden/>
    <w:unhideWhenUsed/>
    <w:rsid w:val="00EC28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28FA"/>
    <w:rPr>
      <w:rFonts w:ascii="Segoe UI" w:hAnsi="Segoe UI" w:cs="Segoe UI"/>
      <w:sz w:val="18"/>
      <w:szCs w:val="18"/>
    </w:rPr>
  </w:style>
  <w:style w:type="paragraph" w:styleId="Revision">
    <w:name w:val="Revision"/>
    <w:hidden/>
    <w:uiPriority w:val="99"/>
    <w:semiHidden/>
    <w:rsid w:val="005C3B6D"/>
    <w:pPr>
      <w:spacing w:after="0" w:line="240" w:lineRule="auto"/>
    </w:pPr>
  </w:style>
  <w:style w:type="character" w:styleId="FollowedHyperlink">
    <w:name w:val="FollowedHyperlink"/>
    <w:basedOn w:val="DefaultParagraphFont"/>
    <w:uiPriority w:val="99"/>
    <w:semiHidden/>
    <w:unhideWhenUsed/>
    <w:rsid w:val="00F91F53"/>
    <w:rPr>
      <w:color w:val="954F72" w:themeColor="followedHyperlink"/>
      <w:u w:val="single"/>
    </w:rPr>
  </w:style>
  <w:style w:type="paragraph" w:styleId="NormalWeb">
    <w:name w:val="Normal (Web)"/>
    <w:basedOn w:val="Normal"/>
    <w:uiPriority w:val="99"/>
    <w:unhideWhenUsed/>
    <w:rsid w:val="0061201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12017"/>
    <w:rPr>
      <w:b/>
      <w:bCs/>
    </w:rPr>
  </w:style>
  <w:style w:type="character" w:styleId="Emphasis">
    <w:name w:val="Emphasis"/>
    <w:basedOn w:val="DefaultParagraphFont"/>
    <w:uiPriority w:val="20"/>
    <w:qFormat/>
    <w:rsid w:val="00612017"/>
    <w:rPr>
      <w:i/>
      <w:iCs/>
    </w:rPr>
  </w:style>
  <w:style w:type="character" w:customStyle="1" w:styleId="apple-converted-space">
    <w:name w:val="apple-converted-space"/>
    <w:basedOn w:val="DefaultParagraphFont"/>
    <w:rsid w:val="006120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8606652">
      <w:bodyDiv w:val="1"/>
      <w:marLeft w:val="0"/>
      <w:marRight w:val="0"/>
      <w:marTop w:val="0"/>
      <w:marBottom w:val="0"/>
      <w:divBdr>
        <w:top w:val="none" w:sz="0" w:space="0" w:color="auto"/>
        <w:left w:val="none" w:sz="0" w:space="0" w:color="auto"/>
        <w:bottom w:val="none" w:sz="0" w:space="0" w:color="auto"/>
        <w:right w:val="none" w:sz="0" w:space="0" w:color="auto"/>
      </w:divBdr>
    </w:div>
    <w:div w:id="196080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iwiki.pentaho.com/pages/viewpage.action?pageId=31720519"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iwiki.pentaho.com/display/DOC/JIRA" TargetMode="External"/><Relationship Id="rId13" Type="http://schemas.openxmlformats.org/officeDocument/2006/relationships/image" Target="media/image3.png"/><Relationship Id="rId18" Type="http://schemas.openxmlformats.org/officeDocument/2006/relationships/hyperlink" Target="http://iwiki.pentaho.com/display/DOC/Workflow+during+a+Sprint"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jira.pentaho.com/browse/DOC-3126" TargetMode="Externa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1.png"/><Relationship Id="rId32" Type="http://schemas.microsoft.com/office/2011/relationships/people" Target="people.xml"/><Relationship Id="rId5"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jira.pentaho.com/secure/Dashboard.jspa"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iwiki.pentaho.com/display/ENG/Agile+Playbook" TargetMode="Externa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3238</TotalTime>
  <Pages>11</Pages>
  <Words>2596</Words>
  <Characters>14802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Vandenbelt</dc:creator>
  <cp:keywords/>
  <dc:description/>
  <cp:lastModifiedBy>David Vandenbelt</cp:lastModifiedBy>
  <cp:revision>85</cp:revision>
  <dcterms:created xsi:type="dcterms:W3CDTF">2016-12-13T14:43:00Z</dcterms:created>
  <dcterms:modified xsi:type="dcterms:W3CDTF">2016-12-29T19:32:00Z</dcterms:modified>
</cp:coreProperties>
</file>